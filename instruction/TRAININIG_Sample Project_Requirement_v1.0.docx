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E51" w:rsidRDefault="004C1E51" w:rsidP="004C1E51"/>
    <w:p w:rsidR="004B0DD4" w:rsidRDefault="004B0DD4" w:rsidP="004C1E51"/>
    <w:p w:rsidR="004B0DD4" w:rsidRDefault="004B0DD4" w:rsidP="00FA269D">
      <w:pPr>
        <w:jc w:val="right"/>
      </w:pPr>
    </w:p>
    <w:p w:rsidR="00666AD8" w:rsidRDefault="00666AD8" w:rsidP="00FA269D">
      <w:pPr>
        <w:jc w:val="right"/>
      </w:pPr>
    </w:p>
    <w:p w:rsidR="004B0DD4" w:rsidRPr="00FA269D" w:rsidRDefault="00C95079" w:rsidP="004B3407">
      <w:pPr>
        <w:jc w:val="right"/>
        <w:rPr>
          <w:color w:val="72BF44" w:themeColor="text2"/>
          <w:sz w:val="40"/>
          <w:lang w:val="en-US"/>
        </w:rPr>
      </w:pPr>
      <w:del w:id="0" w:author="Tran Ngoc Ha (DTL.Ship)" w:date="2019-12-20T14:17:00Z">
        <w:r w:rsidDel="00A16CD3">
          <w:rPr>
            <w:color w:val="72BF44" w:themeColor="text2"/>
            <w:sz w:val="40"/>
            <w:lang w:val="en-US"/>
          </w:rPr>
          <w:delText>Escalus</w:delText>
        </w:r>
      </w:del>
      <w:r w:rsidR="004B3407">
        <w:rPr>
          <w:color w:val="72BF44" w:themeColor="text2"/>
          <w:sz w:val="40"/>
          <w:lang w:val="en-US"/>
        </w:rPr>
        <w:t>GLC</w:t>
      </w:r>
    </w:p>
    <w:p w:rsidR="004B0DD4" w:rsidRPr="00FA269D" w:rsidRDefault="004B0DD4" w:rsidP="00FA269D">
      <w:pPr>
        <w:jc w:val="right"/>
        <w:rPr>
          <w:lang w:val="en-US"/>
        </w:rPr>
      </w:pPr>
    </w:p>
    <w:p w:rsidR="004B0DD4" w:rsidRPr="00FA269D" w:rsidRDefault="004B0DD4" w:rsidP="00FA269D">
      <w:pPr>
        <w:jc w:val="right"/>
        <w:rPr>
          <w:lang w:val="en-US"/>
        </w:rPr>
      </w:pPr>
    </w:p>
    <w:p w:rsidR="00FA269D" w:rsidRPr="00FA269D" w:rsidRDefault="00C95079" w:rsidP="00FA269D">
      <w:pPr>
        <w:jc w:val="right"/>
        <w:rPr>
          <w:sz w:val="56"/>
          <w:lang w:val="en-US"/>
        </w:rPr>
      </w:pPr>
      <w:del w:id="1" w:author="Tran Ngoc Ha (DTL.Ship)" w:date="2019-12-20T14:17:00Z">
        <w:r w:rsidDel="00A16CD3">
          <w:rPr>
            <w:sz w:val="56"/>
            <w:lang w:val="en-US"/>
          </w:rPr>
          <w:delText>Best practices of architecture &amp; implementation</w:delText>
        </w:r>
      </w:del>
      <w:ins w:id="2" w:author="Tran Ngoc Ha (DTL.Ship)" w:date="2019-12-20T14:17:00Z">
        <w:r w:rsidR="00A16CD3">
          <w:rPr>
            <w:sz w:val="56"/>
            <w:lang w:val="en-US"/>
          </w:rPr>
          <w:t>Sample project</w:t>
        </w:r>
      </w:ins>
    </w:p>
    <w:p w:rsidR="00FA269D" w:rsidRPr="00FA269D" w:rsidRDefault="00FA269D" w:rsidP="00FA269D">
      <w:pPr>
        <w:jc w:val="right"/>
        <w:rPr>
          <w:lang w:val="en-US"/>
        </w:rPr>
      </w:pPr>
    </w:p>
    <w:p w:rsidR="00FA269D" w:rsidRPr="00FA269D" w:rsidRDefault="00FA269D" w:rsidP="00FA269D">
      <w:pPr>
        <w:jc w:val="right"/>
        <w:rPr>
          <w:lang w:val="en-US"/>
        </w:rPr>
      </w:pPr>
    </w:p>
    <w:p w:rsidR="00FA269D" w:rsidRPr="00FA269D" w:rsidRDefault="00FA269D" w:rsidP="00FA269D">
      <w:pPr>
        <w:jc w:val="right"/>
        <w:rPr>
          <w:lang w:val="en-US"/>
        </w:rPr>
      </w:pPr>
    </w:p>
    <w:p w:rsidR="004B0DD4" w:rsidRPr="00FA269D" w:rsidRDefault="004B0DD4" w:rsidP="00FA269D">
      <w:pPr>
        <w:jc w:val="right"/>
        <w:rPr>
          <w:lang w:val="en-US"/>
        </w:rPr>
      </w:pPr>
    </w:p>
    <w:p w:rsidR="004B0DD4" w:rsidRPr="00FA269D" w:rsidRDefault="004B0DD4" w:rsidP="00FA269D">
      <w:pPr>
        <w:jc w:val="right"/>
        <w:rPr>
          <w:lang w:val="en-US"/>
        </w:rPr>
      </w:pPr>
    </w:p>
    <w:p w:rsidR="004C1E51" w:rsidRDefault="004C1E51" w:rsidP="00FA269D">
      <w:pPr>
        <w:jc w:val="center"/>
        <w:rPr>
          <w:lang w:val="en-US"/>
        </w:rPr>
      </w:pPr>
    </w:p>
    <w:p w:rsidR="00FA269D" w:rsidRDefault="00FA269D" w:rsidP="00FA269D">
      <w:pPr>
        <w:jc w:val="center"/>
        <w:rPr>
          <w:lang w:val="en-US"/>
        </w:rPr>
      </w:pPr>
    </w:p>
    <w:p w:rsidR="00FA269D" w:rsidRDefault="00FA269D" w:rsidP="00FA269D">
      <w:pPr>
        <w:jc w:val="center"/>
        <w:rPr>
          <w:lang w:val="en-US"/>
        </w:rPr>
      </w:pPr>
    </w:p>
    <w:p w:rsidR="00FA269D" w:rsidRDefault="00FA269D" w:rsidP="00FA269D">
      <w:pPr>
        <w:jc w:val="center"/>
        <w:rPr>
          <w:lang w:val="en-US"/>
        </w:rPr>
      </w:pPr>
    </w:p>
    <w:p w:rsidR="00FA269D" w:rsidRDefault="00FA269D" w:rsidP="00FA269D">
      <w:pPr>
        <w:jc w:val="center"/>
        <w:rPr>
          <w:lang w:val="en-US"/>
        </w:rPr>
      </w:pPr>
    </w:p>
    <w:p w:rsidR="00FA269D" w:rsidRPr="00FA269D" w:rsidRDefault="00C95079" w:rsidP="00FA269D">
      <w:pPr>
        <w:jc w:val="center"/>
        <w:rPr>
          <w:lang w:val="en-US"/>
        </w:rPr>
      </w:pPr>
      <w:r>
        <w:rPr>
          <w:noProof/>
          <w:lang w:val="en-US" w:bidi="he-IL"/>
        </w:rPr>
        <w:drawing>
          <wp:inline distT="0" distB="0" distL="0" distR="0">
            <wp:extent cx="4238625" cy="2538908"/>
            <wp:effectExtent l="0" t="0" r="0" b="0"/>
            <wp:docPr id="3" name="Image 3" descr="C:\Users\aabrieu\Pictures\Neopost\data_quality_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brieu\Pictures\Neopost\data_quality_gree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8625" cy="2538908"/>
                    </a:xfrm>
                    <a:prstGeom prst="rect">
                      <a:avLst/>
                    </a:prstGeom>
                    <a:noFill/>
                    <a:ln>
                      <a:noFill/>
                    </a:ln>
                  </pic:spPr>
                </pic:pic>
              </a:graphicData>
            </a:graphic>
          </wp:inline>
        </w:drawing>
      </w:r>
    </w:p>
    <w:p w:rsidR="004C1E51" w:rsidRPr="00FA269D" w:rsidRDefault="004C1E51" w:rsidP="00FA269D">
      <w:pPr>
        <w:jc w:val="center"/>
        <w:rPr>
          <w:lang w:val="en-US"/>
        </w:rPr>
      </w:pPr>
    </w:p>
    <w:p w:rsidR="00AA70EE" w:rsidRPr="00FA269D" w:rsidRDefault="00AA70EE" w:rsidP="00FA269D">
      <w:pPr>
        <w:jc w:val="center"/>
        <w:rPr>
          <w:lang w:val="en-US"/>
        </w:rPr>
      </w:pPr>
    </w:p>
    <w:p w:rsidR="00AA70EE" w:rsidRDefault="00AA70EE" w:rsidP="00FA269D">
      <w:pPr>
        <w:jc w:val="center"/>
        <w:rPr>
          <w:lang w:val="en-US"/>
        </w:rPr>
      </w:pPr>
    </w:p>
    <w:p w:rsidR="00FA269D" w:rsidRDefault="00FA269D" w:rsidP="00FA269D">
      <w:pPr>
        <w:jc w:val="center"/>
        <w:rPr>
          <w:lang w:val="en-US"/>
        </w:rPr>
      </w:pPr>
    </w:p>
    <w:p w:rsidR="00FA269D" w:rsidRDefault="00FA269D" w:rsidP="00FA269D">
      <w:pPr>
        <w:jc w:val="center"/>
        <w:rPr>
          <w:lang w:val="en-US"/>
        </w:rPr>
      </w:pPr>
    </w:p>
    <w:p w:rsidR="00FA269D" w:rsidRPr="00FA269D" w:rsidRDefault="00FA269D" w:rsidP="00FA269D">
      <w:pPr>
        <w:jc w:val="center"/>
        <w:rPr>
          <w:lang w:val="en-US"/>
        </w:rPr>
      </w:pPr>
    </w:p>
    <w:p w:rsidR="004B0DD4" w:rsidRPr="00FA269D" w:rsidDel="00FF264E" w:rsidRDefault="004B0DD4" w:rsidP="00FA269D">
      <w:pPr>
        <w:spacing w:after="200"/>
        <w:jc w:val="center"/>
        <w:rPr>
          <w:del w:id="3" w:author="Tran Ngoc Ha (DTL.Ship)" w:date="2019-12-20T14:26:00Z"/>
          <w:lang w:val="en-US"/>
        </w:rPr>
      </w:pPr>
      <w:r w:rsidRPr="00FA269D">
        <w:rPr>
          <w:lang w:val="en-US"/>
        </w:rPr>
        <w:br w:type="page"/>
      </w:r>
    </w:p>
    <w:p w:rsidR="002F521E" w:rsidRPr="00FA269D" w:rsidRDefault="002F521E">
      <w:pPr>
        <w:spacing w:after="200"/>
        <w:jc w:val="center"/>
        <w:rPr>
          <w:szCs w:val="20"/>
          <w:lang w:val="en-US"/>
        </w:rPr>
        <w:pPrChange w:id="4" w:author="Tran Ngoc Ha (DTL.Ship)" w:date="2019-12-20T14:26:00Z">
          <w:pPr/>
        </w:pPrChange>
      </w:pPr>
    </w:p>
    <w:p w:rsidR="002F521E" w:rsidRPr="00FA269D" w:rsidRDefault="002F521E" w:rsidP="00137E6F">
      <w:pPr>
        <w:rPr>
          <w:b/>
          <w:color w:val="72BF44" w:themeColor="text2"/>
          <w:sz w:val="32"/>
          <w:szCs w:val="20"/>
        </w:rPr>
      </w:pPr>
      <w:r w:rsidRPr="00FA269D">
        <w:rPr>
          <w:b/>
          <w:color w:val="72BF44" w:themeColor="text2"/>
          <w:sz w:val="32"/>
          <w:szCs w:val="20"/>
        </w:rPr>
        <w:t>DOCUMENT VERSIONS</w:t>
      </w:r>
    </w:p>
    <w:p w:rsidR="002F521E" w:rsidRPr="00604744" w:rsidRDefault="002F521E" w:rsidP="00137E6F">
      <w:pPr>
        <w:rPr>
          <w:szCs w:val="20"/>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bottom w:w="57" w:type="dxa"/>
        </w:tblCellMar>
        <w:tblLook w:val="01E0" w:firstRow="1" w:lastRow="1" w:firstColumn="1" w:lastColumn="1" w:noHBand="0" w:noVBand="0"/>
      </w:tblPr>
      <w:tblGrid>
        <w:gridCol w:w="1216"/>
        <w:gridCol w:w="2233"/>
        <w:gridCol w:w="2051"/>
        <w:gridCol w:w="3560"/>
      </w:tblGrid>
      <w:tr w:rsidR="00137E6F" w:rsidRPr="00E66D0C" w:rsidTr="0023359D">
        <w:tc>
          <w:tcPr>
            <w:tcW w:w="1216" w:type="dxa"/>
          </w:tcPr>
          <w:p w:rsidR="00137E6F" w:rsidRPr="00E66D0C" w:rsidRDefault="00137E6F" w:rsidP="00D44D5C">
            <w:pPr>
              <w:rPr>
                <w:b/>
                <w:lang w:val="en-GB"/>
              </w:rPr>
            </w:pPr>
            <w:r w:rsidRPr="00E66D0C">
              <w:rPr>
                <w:b/>
                <w:lang w:val="en-GB"/>
              </w:rPr>
              <w:t>Version</w:t>
            </w:r>
          </w:p>
        </w:tc>
        <w:tc>
          <w:tcPr>
            <w:tcW w:w="2233" w:type="dxa"/>
          </w:tcPr>
          <w:p w:rsidR="00137E6F" w:rsidRPr="00E66D0C" w:rsidRDefault="00137E6F" w:rsidP="00D44D5C">
            <w:pPr>
              <w:rPr>
                <w:b/>
                <w:lang w:val="en-GB"/>
              </w:rPr>
            </w:pPr>
            <w:r w:rsidRPr="00E66D0C">
              <w:rPr>
                <w:b/>
                <w:lang w:val="en-GB"/>
              </w:rPr>
              <w:t>Authors</w:t>
            </w:r>
          </w:p>
        </w:tc>
        <w:tc>
          <w:tcPr>
            <w:tcW w:w="2051" w:type="dxa"/>
          </w:tcPr>
          <w:p w:rsidR="00137E6F" w:rsidRPr="00E66D0C" w:rsidRDefault="00137E6F" w:rsidP="00D44D5C">
            <w:pPr>
              <w:rPr>
                <w:b/>
                <w:lang w:val="en-GB"/>
              </w:rPr>
            </w:pPr>
            <w:r w:rsidRPr="00E66D0C">
              <w:rPr>
                <w:b/>
                <w:lang w:val="en-GB"/>
              </w:rPr>
              <w:t>Date</w:t>
            </w:r>
          </w:p>
        </w:tc>
        <w:tc>
          <w:tcPr>
            <w:tcW w:w="3560" w:type="dxa"/>
          </w:tcPr>
          <w:p w:rsidR="00137E6F" w:rsidRPr="00E66D0C" w:rsidRDefault="00137E6F" w:rsidP="00D44D5C">
            <w:pPr>
              <w:rPr>
                <w:b/>
                <w:lang w:val="en-GB"/>
              </w:rPr>
            </w:pPr>
            <w:r w:rsidRPr="00E66D0C">
              <w:rPr>
                <w:b/>
                <w:lang w:val="en-GB"/>
              </w:rPr>
              <w:t>Comments</w:t>
            </w:r>
          </w:p>
        </w:tc>
      </w:tr>
      <w:tr w:rsidR="00137E6F" w:rsidRPr="00E66D0C" w:rsidTr="0023359D">
        <w:tc>
          <w:tcPr>
            <w:tcW w:w="1216" w:type="dxa"/>
          </w:tcPr>
          <w:p w:rsidR="00137E6F" w:rsidRPr="00E66D0C" w:rsidRDefault="00D44D5C" w:rsidP="00D44D5C">
            <w:pPr>
              <w:rPr>
                <w:lang w:val="en-GB"/>
              </w:rPr>
            </w:pPr>
            <w:r>
              <w:rPr>
                <w:lang w:val="en-GB"/>
              </w:rPr>
              <w:t>V0.1</w:t>
            </w:r>
          </w:p>
        </w:tc>
        <w:tc>
          <w:tcPr>
            <w:tcW w:w="2233" w:type="dxa"/>
          </w:tcPr>
          <w:p w:rsidR="00137E6F" w:rsidRPr="0075111F" w:rsidRDefault="00D44D5C" w:rsidP="00D44D5C">
            <w:pPr>
              <w:rPr>
                <w:i/>
                <w:lang w:val="en-GB"/>
              </w:rPr>
            </w:pPr>
            <w:del w:id="5" w:author="Tran Ngoc Ha (DTL.Ship)" w:date="2019-12-20T14:17:00Z">
              <w:r w:rsidDel="00A16CD3">
                <w:rPr>
                  <w:i/>
                  <w:lang w:val="en-GB"/>
                </w:rPr>
                <w:delText>Aurelien ABRIEU</w:delText>
              </w:r>
            </w:del>
            <w:ins w:id="6" w:author="Tran Ngoc Ha (DTL.Ship)" w:date="2019-12-20T14:17:00Z">
              <w:r w:rsidR="00A16CD3">
                <w:rPr>
                  <w:i/>
                  <w:lang w:val="en-GB"/>
                </w:rPr>
                <w:t>Ha Tran</w:t>
              </w:r>
            </w:ins>
          </w:p>
        </w:tc>
        <w:tc>
          <w:tcPr>
            <w:tcW w:w="2051" w:type="dxa"/>
          </w:tcPr>
          <w:p w:rsidR="00137E6F" w:rsidRPr="00E66D0C" w:rsidRDefault="00A16CD3" w:rsidP="004B3407">
            <w:pPr>
              <w:rPr>
                <w:lang w:val="en-GB"/>
              </w:rPr>
            </w:pPr>
            <w:ins w:id="7" w:author="Tran Ngoc Ha (DTL.Ship)" w:date="2019-12-20T14:17:00Z">
              <w:r>
                <w:rPr>
                  <w:lang w:val="en-GB"/>
                </w:rPr>
                <w:t>2</w:t>
              </w:r>
            </w:ins>
            <w:r w:rsidR="004B3407">
              <w:rPr>
                <w:lang w:val="en-GB"/>
              </w:rPr>
              <w:t>5</w:t>
            </w:r>
            <w:del w:id="8" w:author="Tran Ngoc Ha (DTL.Ship)" w:date="2019-12-20T14:17:00Z">
              <w:r w:rsidR="00D44D5C" w:rsidDel="00A16CD3">
                <w:rPr>
                  <w:lang w:val="en-GB"/>
                </w:rPr>
                <w:delText>28</w:delText>
              </w:r>
            </w:del>
            <w:r w:rsidR="00D44D5C">
              <w:rPr>
                <w:lang w:val="en-GB"/>
              </w:rPr>
              <w:t>/</w:t>
            </w:r>
            <w:r w:rsidR="004B3407">
              <w:rPr>
                <w:lang w:val="en-GB"/>
              </w:rPr>
              <w:t>01</w:t>
            </w:r>
            <w:del w:id="9" w:author="Tran Ngoc Ha (DTL.Ship)" w:date="2019-12-20T14:17:00Z">
              <w:r w:rsidR="00D44D5C" w:rsidDel="00A16CD3">
                <w:rPr>
                  <w:lang w:val="en-GB"/>
                </w:rPr>
                <w:delText>08</w:delText>
              </w:r>
            </w:del>
            <w:r w:rsidR="00D44D5C">
              <w:rPr>
                <w:lang w:val="en-GB"/>
              </w:rPr>
              <w:t>/</w:t>
            </w:r>
            <w:r w:rsidR="004B3407">
              <w:rPr>
                <w:lang w:val="en-GB"/>
              </w:rPr>
              <w:t>2021</w:t>
            </w:r>
            <w:del w:id="10" w:author="Tran Ngoc Ha (DTL.Ship)" w:date="2019-12-20T14:17:00Z">
              <w:r w:rsidR="00D44D5C" w:rsidDel="00A16CD3">
                <w:rPr>
                  <w:lang w:val="en-GB"/>
                </w:rPr>
                <w:delText>5</w:delText>
              </w:r>
            </w:del>
          </w:p>
        </w:tc>
        <w:tc>
          <w:tcPr>
            <w:tcW w:w="3560" w:type="dxa"/>
          </w:tcPr>
          <w:p w:rsidR="00137E6F" w:rsidRPr="00E66D0C" w:rsidRDefault="00D44D5C" w:rsidP="00D44D5C">
            <w:pPr>
              <w:rPr>
                <w:lang w:val="en-GB"/>
              </w:rPr>
            </w:pPr>
            <w:r>
              <w:rPr>
                <w:lang w:val="en-GB"/>
              </w:rPr>
              <w:t>Document initialization</w:t>
            </w:r>
          </w:p>
        </w:tc>
      </w:tr>
    </w:tbl>
    <w:p w:rsidR="004C1E51" w:rsidRPr="00137E6F" w:rsidRDefault="004C1E51" w:rsidP="004C1E51">
      <w:pPr>
        <w:rPr>
          <w:lang w:val="en-GB"/>
        </w:rPr>
      </w:pPr>
    </w:p>
    <w:p w:rsidR="004C1E51" w:rsidRPr="00984309" w:rsidDel="00A16CD3" w:rsidRDefault="004C1E51" w:rsidP="004C1E51">
      <w:pPr>
        <w:rPr>
          <w:del w:id="11" w:author="Tran Ngoc Ha (DTL.Ship)" w:date="2019-12-20T14:18:00Z"/>
          <w:lang w:val="en-GB"/>
        </w:rPr>
      </w:pPr>
    </w:p>
    <w:p w:rsidR="00137E6F" w:rsidDel="00A16CD3" w:rsidRDefault="00137E6F" w:rsidP="004C1E51">
      <w:pPr>
        <w:rPr>
          <w:del w:id="12" w:author="Tran Ngoc Ha (DTL.Ship)" w:date="2019-12-20T14:18:00Z"/>
          <w:lang w:val="en-US"/>
        </w:rPr>
      </w:pPr>
    </w:p>
    <w:p w:rsidR="002F521E" w:rsidRPr="00FA269D" w:rsidDel="00A16CD3" w:rsidRDefault="00544C75" w:rsidP="002F521E">
      <w:pPr>
        <w:rPr>
          <w:del w:id="13" w:author="Tran Ngoc Ha (DTL.Ship)" w:date="2019-12-20T14:18:00Z"/>
          <w:b/>
          <w:color w:val="72BF44" w:themeColor="text2"/>
          <w:sz w:val="32"/>
          <w:szCs w:val="20"/>
        </w:rPr>
      </w:pPr>
      <w:del w:id="14" w:author="Tran Ngoc Ha (DTL.Ship)" w:date="2019-12-20T14:18:00Z">
        <w:r w:rsidDel="00A16CD3">
          <w:rPr>
            <w:b/>
            <w:color w:val="72BF44" w:themeColor="text2"/>
            <w:sz w:val="32"/>
            <w:szCs w:val="20"/>
          </w:rPr>
          <w:delText>DEVELOPMENT</w:delText>
        </w:r>
        <w:r w:rsidR="002F521E" w:rsidRPr="00FA269D" w:rsidDel="00A16CD3">
          <w:rPr>
            <w:b/>
            <w:color w:val="72BF44" w:themeColor="text2"/>
            <w:sz w:val="32"/>
            <w:szCs w:val="20"/>
          </w:rPr>
          <w:delText xml:space="preserve"> TEAM</w:delText>
        </w:r>
      </w:del>
    </w:p>
    <w:p w:rsidR="002F521E" w:rsidRDefault="002F521E" w:rsidP="004C1E51">
      <w:pPr>
        <w:rPr>
          <w:lang w:val="en-US"/>
        </w:rPr>
      </w:pPr>
    </w:p>
    <w:tbl>
      <w:tblPr>
        <w:tblStyle w:val="TableGrid"/>
        <w:tblW w:w="932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bottom w:w="57" w:type="dxa"/>
        </w:tblCellMar>
        <w:tblLook w:val="01E0" w:firstRow="1" w:lastRow="1" w:firstColumn="1" w:lastColumn="1" w:noHBand="0" w:noVBand="0"/>
      </w:tblPr>
      <w:tblGrid>
        <w:gridCol w:w="3107"/>
        <w:gridCol w:w="3107"/>
        <w:gridCol w:w="3108"/>
      </w:tblGrid>
      <w:tr w:rsidR="00137E6F" w:rsidRPr="00E66D0C" w:rsidDel="00A16CD3" w:rsidTr="00B47B59">
        <w:trPr>
          <w:del w:id="15" w:author="Tran Ngoc Ha (DTL.Ship)" w:date="2019-12-20T14:18:00Z"/>
        </w:trPr>
        <w:tc>
          <w:tcPr>
            <w:tcW w:w="3107" w:type="dxa"/>
          </w:tcPr>
          <w:p w:rsidR="00137E6F" w:rsidRPr="00E66D0C" w:rsidDel="00A16CD3" w:rsidRDefault="00137E6F" w:rsidP="00D44D5C">
            <w:pPr>
              <w:rPr>
                <w:del w:id="16" w:author="Tran Ngoc Ha (DTL.Ship)" w:date="2019-12-20T14:18:00Z"/>
                <w:b/>
                <w:lang w:val="en-GB"/>
              </w:rPr>
            </w:pPr>
            <w:del w:id="17" w:author="Tran Ngoc Ha (DTL.Ship)" w:date="2019-12-20T14:18:00Z">
              <w:r w:rsidDel="00A16CD3">
                <w:rPr>
                  <w:b/>
                  <w:lang w:val="en-GB"/>
                </w:rPr>
                <w:delText>Team member</w:delText>
              </w:r>
            </w:del>
          </w:p>
        </w:tc>
        <w:tc>
          <w:tcPr>
            <w:tcW w:w="3107" w:type="dxa"/>
          </w:tcPr>
          <w:p w:rsidR="00137E6F" w:rsidRPr="00E66D0C" w:rsidDel="00A16CD3" w:rsidRDefault="00137E6F" w:rsidP="00D44D5C">
            <w:pPr>
              <w:rPr>
                <w:del w:id="18" w:author="Tran Ngoc Ha (DTL.Ship)" w:date="2019-12-20T14:18:00Z"/>
                <w:b/>
                <w:lang w:val="en-GB"/>
              </w:rPr>
            </w:pPr>
            <w:del w:id="19" w:author="Tran Ngoc Ha (DTL.Ship)" w:date="2019-12-20T14:18:00Z">
              <w:r w:rsidDel="00A16CD3">
                <w:rPr>
                  <w:b/>
                  <w:lang w:val="en-GB"/>
                </w:rPr>
                <w:delText>Team</w:delText>
              </w:r>
            </w:del>
          </w:p>
        </w:tc>
        <w:tc>
          <w:tcPr>
            <w:tcW w:w="3108" w:type="dxa"/>
          </w:tcPr>
          <w:p w:rsidR="00137E6F" w:rsidRPr="00E66D0C" w:rsidDel="00A16CD3" w:rsidRDefault="00137E6F" w:rsidP="00137E6F">
            <w:pPr>
              <w:rPr>
                <w:del w:id="20" w:author="Tran Ngoc Ha (DTL.Ship)" w:date="2019-12-20T14:18:00Z"/>
                <w:b/>
                <w:lang w:val="en-GB"/>
              </w:rPr>
            </w:pPr>
            <w:del w:id="21" w:author="Tran Ngoc Ha (DTL.Ship)" w:date="2019-12-20T14:18:00Z">
              <w:r w:rsidDel="00A16CD3">
                <w:rPr>
                  <w:b/>
                  <w:lang w:val="en-GB"/>
                </w:rPr>
                <w:delText>Project role</w:delText>
              </w:r>
            </w:del>
          </w:p>
        </w:tc>
      </w:tr>
      <w:tr w:rsidR="0075111F" w:rsidRPr="00E66D0C" w:rsidDel="00A16CD3" w:rsidTr="00B47B59">
        <w:trPr>
          <w:del w:id="22" w:author="Tran Ngoc Ha (DTL.Ship)" w:date="2019-12-20T14:18:00Z"/>
        </w:trPr>
        <w:tc>
          <w:tcPr>
            <w:tcW w:w="3107" w:type="dxa"/>
          </w:tcPr>
          <w:p w:rsidR="0075111F" w:rsidRPr="0075111F" w:rsidDel="00A16CD3" w:rsidRDefault="00D44D5C" w:rsidP="00D44D5C">
            <w:pPr>
              <w:rPr>
                <w:del w:id="23" w:author="Tran Ngoc Ha (DTL.Ship)" w:date="2019-12-20T14:18:00Z"/>
                <w:i/>
                <w:lang w:val="en-GB"/>
              </w:rPr>
            </w:pPr>
            <w:del w:id="24" w:author="Tran Ngoc Ha (DTL.Ship)" w:date="2019-12-20T14:17:00Z">
              <w:r w:rsidDel="00A16CD3">
                <w:rPr>
                  <w:i/>
                  <w:lang w:val="en-GB"/>
                </w:rPr>
                <w:delText>Gwenael Cholet</w:delText>
              </w:r>
            </w:del>
          </w:p>
        </w:tc>
        <w:tc>
          <w:tcPr>
            <w:tcW w:w="3107" w:type="dxa"/>
          </w:tcPr>
          <w:p w:rsidR="0075111F" w:rsidRPr="0075111F" w:rsidDel="00A16CD3" w:rsidRDefault="00D44D5C" w:rsidP="00D44D5C">
            <w:pPr>
              <w:rPr>
                <w:del w:id="25" w:author="Tran Ngoc Ha (DTL.Ship)" w:date="2019-12-20T14:18:00Z"/>
                <w:i/>
                <w:lang w:val="en-GB"/>
              </w:rPr>
            </w:pPr>
            <w:del w:id="26" w:author="Tran Ngoc Ha (DTL.Ship)" w:date="2019-12-20T14:18:00Z">
              <w:r w:rsidDel="00A16CD3">
                <w:rPr>
                  <w:i/>
                  <w:lang w:val="en-GB"/>
                </w:rPr>
                <w:delText>Neopost FR</w:delText>
              </w:r>
            </w:del>
          </w:p>
        </w:tc>
        <w:tc>
          <w:tcPr>
            <w:tcW w:w="3108" w:type="dxa"/>
          </w:tcPr>
          <w:p w:rsidR="0075111F" w:rsidRPr="0075111F" w:rsidDel="00A16CD3" w:rsidRDefault="00D44D5C" w:rsidP="00D44D5C">
            <w:pPr>
              <w:rPr>
                <w:del w:id="27" w:author="Tran Ngoc Ha (DTL.Ship)" w:date="2019-12-20T14:18:00Z"/>
                <w:i/>
                <w:lang w:val="en-GB"/>
              </w:rPr>
            </w:pPr>
            <w:del w:id="28" w:author="Tran Ngoc Ha (DTL.Ship)" w:date="2019-12-20T14:18:00Z">
              <w:r w:rsidDel="00A16CD3">
                <w:rPr>
                  <w:i/>
                  <w:lang w:val="en-GB"/>
                </w:rPr>
                <w:delText>Developer</w:delText>
              </w:r>
            </w:del>
          </w:p>
        </w:tc>
      </w:tr>
      <w:tr w:rsidR="00D44D5C" w:rsidRPr="0075111F" w:rsidDel="00A16CD3" w:rsidTr="00D44D5C">
        <w:trPr>
          <w:del w:id="29" w:author="Tran Ngoc Ha (DTL.Ship)" w:date="2019-12-20T14:18:00Z"/>
        </w:trPr>
        <w:tc>
          <w:tcPr>
            <w:tcW w:w="3107" w:type="dxa"/>
          </w:tcPr>
          <w:p w:rsidR="00D44D5C" w:rsidRPr="0075111F" w:rsidDel="00A16CD3" w:rsidRDefault="00D44D5C" w:rsidP="00D44D5C">
            <w:pPr>
              <w:rPr>
                <w:del w:id="30" w:author="Tran Ngoc Ha (DTL.Ship)" w:date="2019-12-20T14:18:00Z"/>
                <w:i/>
                <w:lang w:val="en-GB"/>
              </w:rPr>
            </w:pPr>
            <w:del w:id="31" w:author="Tran Ngoc Ha (DTL.Ship)" w:date="2019-12-20T14:17:00Z">
              <w:r w:rsidDel="00A16CD3">
                <w:rPr>
                  <w:i/>
                  <w:lang w:val="en-GB"/>
                </w:rPr>
                <w:delText>Yannick Renaud</w:delText>
              </w:r>
            </w:del>
          </w:p>
        </w:tc>
        <w:tc>
          <w:tcPr>
            <w:tcW w:w="3107" w:type="dxa"/>
          </w:tcPr>
          <w:p w:rsidR="00D44D5C" w:rsidRPr="0075111F" w:rsidDel="00A16CD3" w:rsidRDefault="00D44D5C" w:rsidP="00D44D5C">
            <w:pPr>
              <w:rPr>
                <w:del w:id="32" w:author="Tran Ngoc Ha (DTL.Ship)" w:date="2019-12-20T14:18:00Z"/>
                <w:i/>
                <w:lang w:val="en-GB"/>
              </w:rPr>
            </w:pPr>
            <w:del w:id="33" w:author="Tran Ngoc Ha (DTL.Ship)" w:date="2019-12-20T14:17:00Z">
              <w:r w:rsidDel="00A16CD3">
                <w:rPr>
                  <w:i/>
                  <w:lang w:val="en-GB"/>
                </w:rPr>
                <w:delText>Neopost FR</w:delText>
              </w:r>
            </w:del>
          </w:p>
        </w:tc>
        <w:tc>
          <w:tcPr>
            <w:tcW w:w="3108" w:type="dxa"/>
          </w:tcPr>
          <w:p w:rsidR="00D44D5C" w:rsidRPr="0075111F" w:rsidDel="00A16CD3" w:rsidRDefault="00D44D5C" w:rsidP="00D44D5C">
            <w:pPr>
              <w:rPr>
                <w:del w:id="34" w:author="Tran Ngoc Ha (DTL.Ship)" w:date="2019-12-20T14:18:00Z"/>
                <w:i/>
                <w:lang w:val="en-GB"/>
              </w:rPr>
            </w:pPr>
            <w:del w:id="35" w:author="Tran Ngoc Ha (DTL.Ship)" w:date="2019-12-20T14:17:00Z">
              <w:r w:rsidDel="00A16CD3">
                <w:rPr>
                  <w:i/>
                  <w:lang w:val="en-GB"/>
                </w:rPr>
                <w:delText>SW architect</w:delText>
              </w:r>
            </w:del>
          </w:p>
        </w:tc>
      </w:tr>
      <w:tr w:rsidR="0075111F" w:rsidRPr="00E66D0C" w:rsidDel="00A16CD3" w:rsidTr="00B47B59">
        <w:trPr>
          <w:del w:id="36" w:author="Tran Ngoc Ha (DTL.Ship)" w:date="2019-12-20T14:18:00Z"/>
        </w:trPr>
        <w:tc>
          <w:tcPr>
            <w:tcW w:w="3107" w:type="dxa"/>
          </w:tcPr>
          <w:p w:rsidR="0075111F" w:rsidRPr="00D44D5C" w:rsidDel="00A16CD3" w:rsidRDefault="00D44D5C" w:rsidP="00D44D5C">
            <w:pPr>
              <w:rPr>
                <w:del w:id="37" w:author="Tran Ngoc Ha (DTL.Ship)" w:date="2019-12-20T14:18:00Z"/>
                <w:i/>
                <w:lang w:val="en-GB"/>
              </w:rPr>
            </w:pPr>
            <w:del w:id="38" w:author="Tran Ngoc Ha (DTL.Ship)" w:date="2019-12-20T14:17:00Z">
              <w:r w:rsidRPr="00D44D5C" w:rsidDel="00A16CD3">
                <w:rPr>
                  <w:i/>
                  <w:lang w:val="en-GB"/>
                </w:rPr>
                <w:delText>David Charles</w:delText>
              </w:r>
            </w:del>
          </w:p>
        </w:tc>
        <w:tc>
          <w:tcPr>
            <w:tcW w:w="3107" w:type="dxa"/>
          </w:tcPr>
          <w:p w:rsidR="0075111F" w:rsidRPr="00E66D0C" w:rsidDel="00A16CD3" w:rsidRDefault="00D44D5C" w:rsidP="00D44D5C">
            <w:pPr>
              <w:rPr>
                <w:del w:id="39" w:author="Tran Ngoc Ha (DTL.Ship)" w:date="2019-12-20T14:18:00Z"/>
                <w:lang w:val="en-GB"/>
              </w:rPr>
            </w:pPr>
            <w:del w:id="40" w:author="Tran Ngoc Ha (DTL.Ship)" w:date="2019-12-20T14:17:00Z">
              <w:r w:rsidDel="00A16CD3">
                <w:rPr>
                  <w:i/>
                  <w:lang w:val="en-GB"/>
                </w:rPr>
                <w:delText>Neopost FR</w:delText>
              </w:r>
            </w:del>
          </w:p>
        </w:tc>
        <w:tc>
          <w:tcPr>
            <w:tcW w:w="3108" w:type="dxa"/>
          </w:tcPr>
          <w:p w:rsidR="0075111F" w:rsidRPr="00D44D5C" w:rsidDel="00A16CD3" w:rsidRDefault="00D44D5C" w:rsidP="00D44D5C">
            <w:pPr>
              <w:rPr>
                <w:del w:id="41" w:author="Tran Ngoc Ha (DTL.Ship)" w:date="2019-12-20T14:18:00Z"/>
                <w:i/>
                <w:lang w:val="en-GB"/>
              </w:rPr>
            </w:pPr>
            <w:del w:id="42" w:author="Tran Ngoc Ha (DTL.Ship)" w:date="2019-12-20T14:17:00Z">
              <w:r w:rsidRPr="00D44D5C" w:rsidDel="00A16CD3">
                <w:rPr>
                  <w:i/>
                  <w:lang w:val="en-GB"/>
                </w:rPr>
                <w:delText>Business Line Manager</w:delText>
              </w:r>
            </w:del>
          </w:p>
        </w:tc>
      </w:tr>
      <w:tr w:rsidR="0075111F" w:rsidRPr="00E66D0C" w:rsidDel="00A16CD3" w:rsidTr="00B47B59">
        <w:trPr>
          <w:del w:id="43" w:author="Tran Ngoc Ha (DTL.Ship)" w:date="2019-12-20T14:18:00Z"/>
        </w:trPr>
        <w:tc>
          <w:tcPr>
            <w:tcW w:w="3107" w:type="dxa"/>
          </w:tcPr>
          <w:p w:rsidR="0075111F" w:rsidRPr="001C3C67" w:rsidDel="00A16CD3" w:rsidRDefault="00D44D5C" w:rsidP="00D44D5C">
            <w:pPr>
              <w:rPr>
                <w:del w:id="44" w:author="Tran Ngoc Ha (DTL.Ship)" w:date="2019-12-20T14:18:00Z"/>
                <w:i/>
                <w:lang w:val="en-GB"/>
              </w:rPr>
            </w:pPr>
            <w:del w:id="45" w:author="Tran Ngoc Ha (DTL.Ship)" w:date="2019-12-20T14:17:00Z">
              <w:r w:rsidRPr="001C3C67" w:rsidDel="00A16CD3">
                <w:rPr>
                  <w:i/>
                  <w:lang w:val="en-GB"/>
                </w:rPr>
                <w:delText>Aurélien Abrieu</w:delText>
              </w:r>
            </w:del>
          </w:p>
        </w:tc>
        <w:tc>
          <w:tcPr>
            <w:tcW w:w="3107" w:type="dxa"/>
          </w:tcPr>
          <w:p w:rsidR="0075111F" w:rsidRPr="001C3C67" w:rsidDel="00A16CD3" w:rsidRDefault="00D44D5C" w:rsidP="00D44D5C">
            <w:pPr>
              <w:rPr>
                <w:del w:id="46" w:author="Tran Ngoc Ha (DTL.Ship)" w:date="2019-12-20T14:18:00Z"/>
                <w:i/>
                <w:lang w:val="en-GB"/>
              </w:rPr>
            </w:pPr>
            <w:del w:id="47" w:author="Tran Ngoc Ha (DTL.Ship)" w:date="2019-12-20T14:17:00Z">
              <w:r w:rsidRPr="001C3C67" w:rsidDel="00A16CD3">
                <w:rPr>
                  <w:i/>
                  <w:lang w:val="en-GB"/>
                </w:rPr>
                <w:delText>Neopost FR</w:delText>
              </w:r>
            </w:del>
          </w:p>
        </w:tc>
        <w:tc>
          <w:tcPr>
            <w:tcW w:w="3108" w:type="dxa"/>
          </w:tcPr>
          <w:p w:rsidR="0075111F" w:rsidRPr="001C3C67" w:rsidDel="00A16CD3" w:rsidRDefault="00D44D5C" w:rsidP="00D44D5C">
            <w:pPr>
              <w:rPr>
                <w:del w:id="48" w:author="Tran Ngoc Ha (DTL.Ship)" w:date="2019-12-20T14:18:00Z"/>
                <w:i/>
                <w:lang w:val="en-GB"/>
              </w:rPr>
            </w:pPr>
            <w:del w:id="49" w:author="Tran Ngoc Ha (DTL.Ship)" w:date="2019-12-20T14:17:00Z">
              <w:r w:rsidRPr="001C3C67" w:rsidDel="00A16CD3">
                <w:rPr>
                  <w:i/>
                  <w:lang w:val="en-GB"/>
                </w:rPr>
                <w:delText>Project Manager</w:delText>
              </w:r>
            </w:del>
          </w:p>
        </w:tc>
      </w:tr>
      <w:tr w:rsidR="0075111F" w:rsidRPr="00E66D0C" w:rsidDel="00A16CD3" w:rsidTr="00B47B59">
        <w:trPr>
          <w:del w:id="50" w:author="Tran Ngoc Ha (DTL.Ship)" w:date="2019-12-20T14:18:00Z"/>
        </w:trPr>
        <w:tc>
          <w:tcPr>
            <w:tcW w:w="3107" w:type="dxa"/>
          </w:tcPr>
          <w:p w:rsidR="0075111F" w:rsidRPr="001C3C67" w:rsidDel="00A16CD3" w:rsidRDefault="001C3C67" w:rsidP="00D44D5C">
            <w:pPr>
              <w:rPr>
                <w:del w:id="51" w:author="Tran Ngoc Ha (DTL.Ship)" w:date="2019-12-20T14:18:00Z"/>
                <w:i/>
                <w:lang w:val="en-GB"/>
              </w:rPr>
            </w:pPr>
            <w:del w:id="52" w:author="Tran Ngoc Ha (DTL.Ship)" w:date="2019-12-20T14:17:00Z">
              <w:r w:rsidRPr="001C3C67" w:rsidDel="00A16CD3">
                <w:rPr>
                  <w:i/>
                  <w:lang w:val="en-GB"/>
                </w:rPr>
                <w:delText>Mohamed Amghari</w:delText>
              </w:r>
            </w:del>
          </w:p>
        </w:tc>
        <w:tc>
          <w:tcPr>
            <w:tcW w:w="3107" w:type="dxa"/>
          </w:tcPr>
          <w:p w:rsidR="0075111F" w:rsidRPr="001C3C67" w:rsidDel="00A16CD3" w:rsidRDefault="001C3C67" w:rsidP="00D44D5C">
            <w:pPr>
              <w:rPr>
                <w:del w:id="53" w:author="Tran Ngoc Ha (DTL.Ship)" w:date="2019-12-20T14:18:00Z"/>
                <w:i/>
                <w:lang w:val="en-GB"/>
              </w:rPr>
            </w:pPr>
            <w:del w:id="54" w:author="Tran Ngoc Ha (DTL.Ship)" w:date="2019-12-20T14:17:00Z">
              <w:r w:rsidRPr="001C3C67" w:rsidDel="00A16CD3">
                <w:rPr>
                  <w:i/>
                  <w:lang w:val="en-GB"/>
                </w:rPr>
                <w:delText>Neopost FR</w:delText>
              </w:r>
            </w:del>
          </w:p>
        </w:tc>
        <w:tc>
          <w:tcPr>
            <w:tcW w:w="3108" w:type="dxa"/>
          </w:tcPr>
          <w:p w:rsidR="0075111F" w:rsidRPr="001C3C67" w:rsidDel="00A16CD3" w:rsidRDefault="001C3C67" w:rsidP="00D44D5C">
            <w:pPr>
              <w:rPr>
                <w:del w:id="55" w:author="Tran Ngoc Ha (DTL.Ship)" w:date="2019-12-20T14:18:00Z"/>
                <w:i/>
                <w:lang w:val="en-GB"/>
              </w:rPr>
            </w:pPr>
            <w:del w:id="56" w:author="Tran Ngoc Ha (DTL.Ship)" w:date="2019-12-20T14:17:00Z">
              <w:r w:rsidRPr="001C3C67" w:rsidDel="00A16CD3">
                <w:rPr>
                  <w:i/>
                  <w:lang w:val="en-GB"/>
                </w:rPr>
                <w:delText>Developer</w:delText>
              </w:r>
            </w:del>
          </w:p>
        </w:tc>
      </w:tr>
      <w:tr w:rsidR="0075111F" w:rsidRPr="00E66D0C" w:rsidDel="00A16CD3" w:rsidTr="00B47B59">
        <w:trPr>
          <w:del w:id="57" w:author="Tran Ngoc Ha (DTL.Ship)" w:date="2019-12-20T14:18:00Z"/>
        </w:trPr>
        <w:tc>
          <w:tcPr>
            <w:tcW w:w="3107" w:type="dxa"/>
          </w:tcPr>
          <w:p w:rsidR="0075111F" w:rsidRPr="00E66D0C" w:rsidDel="00A16CD3" w:rsidRDefault="0075111F" w:rsidP="00D44D5C">
            <w:pPr>
              <w:rPr>
                <w:del w:id="58" w:author="Tran Ngoc Ha (DTL.Ship)" w:date="2019-12-20T14:18:00Z"/>
                <w:lang w:val="en-GB"/>
              </w:rPr>
            </w:pPr>
          </w:p>
        </w:tc>
        <w:tc>
          <w:tcPr>
            <w:tcW w:w="3107" w:type="dxa"/>
          </w:tcPr>
          <w:p w:rsidR="0075111F" w:rsidRPr="00E66D0C" w:rsidDel="00A16CD3" w:rsidRDefault="0075111F" w:rsidP="00D44D5C">
            <w:pPr>
              <w:rPr>
                <w:del w:id="59" w:author="Tran Ngoc Ha (DTL.Ship)" w:date="2019-12-20T14:18:00Z"/>
                <w:lang w:val="en-GB"/>
              </w:rPr>
            </w:pPr>
          </w:p>
        </w:tc>
        <w:tc>
          <w:tcPr>
            <w:tcW w:w="3108" w:type="dxa"/>
          </w:tcPr>
          <w:p w:rsidR="0075111F" w:rsidRPr="00E66D0C" w:rsidDel="00A16CD3" w:rsidRDefault="0075111F" w:rsidP="00D44D5C">
            <w:pPr>
              <w:rPr>
                <w:del w:id="60" w:author="Tran Ngoc Ha (DTL.Ship)" w:date="2019-12-20T14:18:00Z"/>
                <w:lang w:val="en-GB"/>
              </w:rPr>
            </w:pPr>
          </w:p>
        </w:tc>
      </w:tr>
    </w:tbl>
    <w:p w:rsidR="00137E6F" w:rsidDel="00A16CD3" w:rsidRDefault="00137E6F" w:rsidP="004C1E51">
      <w:pPr>
        <w:rPr>
          <w:del w:id="61" w:author="Tran Ngoc Ha (DTL.Ship)" w:date="2019-12-20T14:18:00Z"/>
          <w:lang w:val="en-US"/>
        </w:rPr>
      </w:pPr>
    </w:p>
    <w:p w:rsidR="00137E6F" w:rsidDel="00A16CD3" w:rsidRDefault="00137E6F" w:rsidP="004C1E51">
      <w:pPr>
        <w:rPr>
          <w:del w:id="62" w:author="Tran Ngoc Ha (DTL.Ship)" w:date="2019-12-20T14:18:00Z"/>
          <w:lang w:val="en-US"/>
        </w:rPr>
      </w:pPr>
    </w:p>
    <w:p w:rsidR="00137E6F" w:rsidDel="00A16CD3" w:rsidRDefault="00137E6F" w:rsidP="004C1E51">
      <w:pPr>
        <w:rPr>
          <w:del w:id="63" w:author="Tran Ngoc Ha (DTL.Ship)" w:date="2019-12-20T14:18:00Z"/>
          <w:lang w:val="en-US"/>
        </w:rPr>
      </w:pPr>
    </w:p>
    <w:p w:rsidR="002F521E" w:rsidRPr="00FA269D" w:rsidDel="00A16CD3" w:rsidRDefault="002F521E" w:rsidP="002F521E">
      <w:pPr>
        <w:rPr>
          <w:del w:id="64" w:author="Tran Ngoc Ha (DTL.Ship)" w:date="2019-12-20T14:18:00Z"/>
          <w:b/>
          <w:color w:val="72BF44" w:themeColor="text2"/>
          <w:sz w:val="32"/>
          <w:szCs w:val="20"/>
        </w:rPr>
      </w:pPr>
      <w:del w:id="65" w:author="Tran Ngoc Ha (DTL.Ship)" w:date="2019-12-20T14:18:00Z">
        <w:r w:rsidRPr="00FA269D" w:rsidDel="00A16CD3">
          <w:rPr>
            <w:b/>
            <w:color w:val="72BF44" w:themeColor="text2"/>
            <w:sz w:val="32"/>
            <w:szCs w:val="20"/>
          </w:rPr>
          <w:delText>KEY DATES</w:delText>
        </w:r>
      </w:del>
    </w:p>
    <w:p w:rsidR="002F521E" w:rsidRDefault="002F521E" w:rsidP="004C1E51">
      <w:pPr>
        <w:rPr>
          <w:lang w:val="en-US"/>
        </w:rPr>
      </w:pPr>
    </w:p>
    <w:tbl>
      <w:tblPr>
        <w:tblStyle w:val="TableGrid"/>
        <w:tblW w:w="9322"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bottom w:w="57" w:type="dxa"/>
        </w:tblCellMar>
        <w:tblLook w:val="01E0" w:firstRow="1" w:lastRow="1" w:firstColumn="1" w:lastColumn="1" w:noHBand="0" w:noVBand="0"/>
      </w:tblPr>
      <w:tblGrid>
        <w:gridCol w:w="3107"/>
        <w:gridCol w:w="3107"/>
        <w:gridCol w:w="3108"/>
      </w:tblGrid>
      <w:tr w:rsidR="00137E6F" w:rsidRPr="00E66D0C" w:rsidDel="00A16CD3" w:rsidTr="00B47B59">
        <w:trPr>
          <w:del w:id="66" w:author="Tran Ngoc Ha (DTL.Ship)" w:date="2019-12-20T14:18:00Z"/>
        </w:trPr>
        <w:tc>
          <w:tcPr>
            <w:tcW w:w="3107" w:type="dxa"/>
          </w:tcPr>
          <w:p w:rsidR="00137E6F" w:rsidRPr="00E66D0C" w:rsidDel="00A16CD3" w:rsidRDefault="00137E6F" w:rsidP="00137E6F">
            <w:pPr>
              <w:jc w:val="center"/>
              <w:rPr>
                <w:del w:id="67" w:author="Tran Ngoc Ha (DTL.Ship)" w:date="2019-12-20T14:18:00Z"/>
                <w:b/>
                <w:lang w:val="en-GB"/>
              </w:rPr>
            </w:pPr>
            <w:del w:id="68" w:author="Tran Ngoc Ha (DTL.Ship)" w:date="2019-12-20T14:18:00Z">
              <w:r w:rsidDel="00A16CD3">
                <w:rPr>
                  <w:b/>
                  <w:lang w:val="en-GB"/>
                </w:rPr>
                <w:delText>Project start</w:delText>
              </w:r>
            </w:del>
          </w:p>
        </w:tc>
        <w:tc>
          <w:tcPr>
            <w:tcW w:w="3107" w:type="dxa"/>
          </w:tcPr>
          <w:p w:rsidR="00137E6F" w:rsidRPr="00E66D0C" w:rsidDel="00A16CD3" w:rsidRDefault="00137E6F" w:rsidP="00137E6F">
            <w:pPr>
              <w:jc w:val="center"/>
              <w:rPr>
                <w:del w:id="69" w:author="Tran Ngoc Ha (DTL.Ship)" w:date="2019-12-20T14:18:00Z"/>
                <w:b/>
                <w:lang w:val="en-GB"/>
              </w:rPr>
            </w:pPr>
            <w:del w:id="70" w:author="Tran Ngoc Ha (DTL.Ship)" w:date="2019-12-20T14:18:00Z">
              <w:r w:rsidDel="00A16CD3">
                <w:rPr>
                  <w:b/>
                  <w:lang w:val="en-GB"/>
                </w:rPr>
                <w:delText>Requirements start</w:delText>
              </w:r>
            </w:del>
          </w:p>
        </w:tc>
        <w:tc>
          <w:tcPr>
            <w:tcW w:w="3108" w:type="dxa"/>
          </w:tcPr>
          <w:p w:rsidR="00137E6F" w:rsidRPr="00E66D0C" w:rsidDel="00A16CD3" w:rsidRDefault="00137E6F" w:rsidP="00137E6F">
            <w:pPr>
              <w:jc w:val="center"/>
              <w:rPr>
                <w:del w:id="71" w:author="Tran Ngoc Ha (DTL.Ship)" w:date="2019-12-20T14:18:00Z"/>
                <w:b/>
                <w:lang w:val="en-GB"/>
              </w:rPr>
            </w:pPr>
            <w:del w:id="72" w:author="Tran Ngoc Ha (DTL.Ship)" w:date="2019-12-20T14:18:00Z">
              <w:r w:rsidDel="00A16CD3">
                <w:rPr>
                  <w:b/>
                  <w:lang w:val="en-GB"/>
                </w:rPr>
                <w:delText>Requirements validation</w:delText>
              </w:r>
            </w:del>
          </w:p>
        </w:tc>
      </w:tr>
      <w:tr w:rsidR="00137E6F" w:rsidRPr="00E66D0C" w:rsidDel="00A16CD3" w:rsidTr="00B47B59">
        <w:trPr>
          <w:del w:id="73" w:author="Tran Ngoc Ha (DTL.Ship)" w:date="2019-12-20T14:18:00Z"/>
        </w:trPr>
        <w:tc>
          <w:tcPr>
            <w:tcW w:w="3107" w:type="dxa"/>
          </w:tcPr>
          <w:p w:rsidR="00137E6F" w:rsidRPr="00E66D0C" w:rsidDel="00A16CD3" w:rsidRDefault="00137E6F" w:rsidP="00D44D5C">
            <w:pPr>
              <w:jc w:val="center"/>
              <w:rPr>
                <w:del w:id="74" w:author="Tran Ngoc Ha (DTL.Ship)" w:date="2019-12-20T14:18:00Z"/>
                <w:lang w:val="en-GB"/>
              </w:rPr>
            </w:pPr>
            <w:del w:id="75" w:author="Tran Ngoc Ha (DTL.Ship)" w:date="2019-12-20T14:18:00Z">
              <w:r w:rsidDel="00A16CD3">
                <w:rPr>
                  <w:lang w:val="en-GB"/>
                </w:rPr>
                <w:delText xml:space="preserve"> </w:delText>
              </w:r>
              <w:r w:rsidR="00D44D5C" w:rsidDel="00A16CD3">
                <w:rPr>
                  <w:lang w:val="en-GB"/>
                </w:rPr>
                <w:delText>01</w:delText>
              </w:r>
              <w:r w:rsidDel="00A16CD3">
                <w:rPr>
                  <w:lang w:val="en-GB"/>
                </w:rPr>
                <w:delText>/</w:delText>
              </w:r>
              <w:r w:rsidR="00D44D5C" w:rsidDel="00A16CD3">
                <w:rPr>
                  <w:lang w:val="en-GB"/>
                </w:rPr>
                <w:delText>06</w:delText>
              </w:r>
              <w:r w:rsidDel="00A16CD3">
                <w:rPr>
                  <w:lang w:val="en-GB"/>
                </w:rPr>
                <w:delText>/</w:delText>
              </w:r>
              <w:r w:rsidR="00D44D5C" w:rsidDel="00A16CD3">
                <w:rPr>
                  <w:lang w:val="en-GB"/>
                </w:rPr>
                <w:delText>2015</w:delText>
              </w:r>
            </w:del>
          </w:p>
        </w:tc>
        <w:tc>
          <w:tcPr>
            <w:tcW w:w="3107" w:type="dxa"/>
          </w:tcPr>
          <w:p w:rsidR="00137E6F" w:rsidRPr="00E66D0C" w:rsidDel="00A16CD3" w:rsidRDefault="00D44D5C" w:rsidP="00D44D5C">
            <w:pPr>
              <w:jc w:val="center"/>
              <w:rPr>
                <w:del w:id="76" w:author="Tran Ngoc Ha (DTL.Ship)" w:date="2019-12-20T14:18:00Z"/>
                <w:lang w:val="en-GB"/>
              </w:rPr>
            </w:pPr>
            <w:del w:id="77" w:author="Tran Ngoc Ha (DTL.Ship)" w:date="2019-12-20T14:18:00Z">
              <w:r w:rsidDel="00A16CD3">
                <w:rPr>
                  <w:lang w:val="en-GB"/>
                </w:rPr>
                <w:delText>01</w:delText>
              </w:r>
              <w:r w:rsidR="00137E6F" w:rsidDel="00A16CD3">
                <w:rPr>
                  <w:lang w:val="en-GB"/>
                </w:rPr>
                <w:delText>/</w:delText>
              </w:r>
              <w:r w:rsidDel="00A16CD3">
                <w:rPr>
                  <w:lang w:val="en-GB"/>
                </w:rPr>
                <w:delText>09</w:delText>
              </w:r>
              <w:r w:rsidR="00137E6F" w:rsidDel="00A16CD3">
                <w:rPr>
                  <w:lang w:val="en-GB"/>
                </w:rPr>
                <w:delText>/</w:delText>
              </w:r>
              <w:r w:rsidDel="00A16CD3">
                <w:rPr>
                  <w:lang w:val="en-GB"/>
                </w:rPr>
                <w:delText>2015</w:delText>
              </w:r>
            </w:del>
          </w:p>
        </w:tc>
        <w:tc>
          <w:tcPr>
            <w:tcW w:w="3108" w:type="dxa"/>
          </w:tcPr>
          <w:p w:rsidR="00137E6F" w:rsidRPr="00E66D0C" w:rsidDel="00A16CD3" w:rsidRDefault="00D44D5C" w:rsidP="00D44D5C">
            <w:pPr>
              <w:jc w:val="center"/>
              <w:rPr>
                <w:del w:id="78" w:author="Tran Ngoc Ha (DTL.Ship)" w:date="2019-12-20T14:18:00Z"/>
                <w:lang w:val="en-GB"/>
              </w:rPr>
            </w:pPr>
            <w:del w:id="79" w:author="Tran Ngoc Ha (DTL.Ship)" w:date="2019-12-20T14:18:00Z">
              <w:r w:rsidDel="00A16CD3">
                <w:rPr>
                  <w:lang w:val="en-GB"/>
                </w:rPr>
                <w:delText>28</w:delText>
              </w:r>
              <w:r w:rsidR="00137E6F" w:rsidDel="00A16CD3">
                <w:rPr>
                  <w:lang w:val="en-GB"/>
                </w:rPr>
                <w:delText>/</w:delText>
              </w:r>
              <w:r w:rsidDel="00A16CD3">
                <w:rPr>
                  <w:lang w:val="en-GB"/>
                </w:rPr>
                <w:delText>09</w:delText>
              </w:r>
              <w:r w:rsidR="00137E6F" w:rsidDel="00A16CD3">
                <w:rPr>
                  <w:lang w:val="en-GB"/>
                </w:rPr>
                <w:delText>/</w:delText>
              </w:r>
              <w:r w:rsidDel="00A16CD3">
                <w:rPr>
                  <w:lang w:val="en-GB"/>
                </w:rPr>
                <w:delText>2015</w:delText>
              </w:r>
            </w:del>
          </w:p>
        </w:tc>
      </w:tr>
      <w:tr w:rsidR="00137E6F" w:rsidRPr="00E66D0C" w:rsidDel="00A16CD3" w:rsidTr="00B47B59">
        <w:trPr>
          <w:del w:id="80" w:author="Tran Ngoc Ha (DTL.Ship)" w:date="2019-12-20T14:18:00Z"/>
        </w:trPr>
        <w:tc>
          <w:tcPr>
            <w:tcW w:w="3107" w:type="dxa"/>
          </w:tcPr>
          <w:p w:rsidR="00137E6F" w:rsidRPr="00137E6F" w:rsidDel="00A16CD3" w:rsidRDefault="00137E6F" w:rsidP="00137E6F">
            <w:pPr>
              <w:jc w:val="center"/>
              <w:rPr>
                <w:del w:id="81" w:author="Tran Ngoc Ha (DTL.Ship)" w:date="2019-12-20T14:18:00Z"/>
                <w:b/>
                <w:lang w:val="en-GB"/>
              </w:rPr>
            </w:pPr>
            <w:del w:id="82" w:author="Tran Ngoc Ha (DTL.Ship)" w:date="2019-12-20T14:18:00Z">
              <w:r w:rsidRPr="00137E6F" w:rsidDel="00A16CD3">
                <w:rPr>
                  <w:b/>
                  <w:lang w:val="en-GB"/>
                </w:rPr>
                <w:delText>Implementation start</w:delText>
              </w:r>
            </w:del>
          </w:p>
        </w:tc>
        <w:tc>
          <w:tcPr>
            <w:tcW w:w="3107" w:type="dxa"/>
          </w:tcPr>
          <w:p w:rsidR="00137E6F" w:rsidRPr="00E66D0C" w:rsidDel="00A16CD3" w:rsidRDefault="00137E6F" w:rsidP="00137E6F">
            <w:pPr>
              <w:jc w:val="center"/>
              <w:rPr>
                <w:del w:id="83" w:author="Tran Ngoc Ha (DTL.Ship)" w:date="2019-12-20T14:18:00Z"/>
                <w:lang w:val="en-GB"/>
              </w:rPr>
            </w:pPr>
            <w:del w:id="84" w:author="Tran Ngoc Ha (DTL.Ship)" w:date="2019-12-20T14:18:00Z">
              <w:r w:rsidRPr="00137E6F" w:rsidDel="00A16CD3">
                <w:rPr>
                  <w:b/>
                  <w:lang w:val="en-GB"/>
                </w:rPr>
                <w:delText>UAT start</w:delText>
              </w:r>
            </w:del>
          </w:p>
        </w:tc>
        <w:tc>
          <w:tcPr>
            <w:tcW w:w="3108" w:type="dxa"/>
          </w:tcPr>
          <w:p w:rsidR="00137E6F" w:rsidRPr="00E66D0C" w:rsidDel="00A16CD3" w:rsidRDefault="00137E6F" w:rsidP="00137E6F">
            <w:pPr>
              <w:jc w:val="center"/>
              <w:rPr>
                <w:del w:id="85" w:author="Tran Ngoc Ha (DTL.Ship)" w:date="2019-12-20T14:18:00Z"/>
                <w:lang w:val="en-GB"/>
              </w:rPr>
            </w:pPr>
            <w:del w:id="86" w:author="Tran Ngoc Ha (DTL.Ship)" w:date="2019-12-20T14:18:00Z">
              <w:r w:rsidRPr="00137E6F" w:rsidDel="00A16CD3">
                <w:rPr>
                  <w:b/>
                  <w:lang w:val="en-GB"/>
                </w:rPr>
                <w:delText>Validation</w:delText>
              </w:r>
            </w:del>
          </w:p>
        </w:tc>
      </w:tr>
      <w:tr w:rsidR="00137E6F" w:rsidRPr="00E66D0C" w:rsidDel="00A16CD3" w:rsidTr="00B47B59">
        <w:trPr>
          <w:del w:id="87" w:author="Tran Ngoc Ha (DTL.Ship)" w:date="2019-12-20T14:18:00Z"/>
        </w:trPr>
        <w:tc>
          <w:tcPr>
            <w:tcW w:w="3107" w:type="dxa"/>
          </w:tcPr>
          <w:p w:rsidR="00137E6F" w:rsidRPr="00E66D0C" w:rsidDel="00A16CD3" w:rsidRDefault="00D44D5C" w:rsidP="00D44D5C">
            <w:pPr>
              <w:jc w:val="center"/>
              <w:rPr>
                <w:del w:id="88" w:author="Tran Ngoc Ha (DTL.Ship)" w:date="2019-12-20T14:18:00Z"/>
                <w:lang w:val="en-GB"/>
              </w:rPr>
            </w:pPr>
            <w:del w:id="89" w:author="Tran Ngoc Ha (DTL.Ship)" w:date="2019-12-20T14:18:00Z">
              <w:r w:rsidDel="00A16CD3">
                <w:rPr>
                  <w:lang w:val="en-GB"/>
                </w:rPr>
                <w:delText>5</w:delText>
              </w:r>
              <w:r w:rsidR="00137E6F" w:rsidDel="00A16CD3">
                <w:rPr>
                  <w:lang w:val="en-GB"/>
                </w:rPr>
                <w:delText>/</w:delText>
              </w:r>
              <w:r w:rsidDel="00A16CD3">
                <w:rPr>
                  <w:lang w:val="en-GB"/>
                </w:rPr>
                <w:delText>10</w:delText>
              </w:r>
              <w:r w:rsidR="00137E6F" w:rsidDel="00A16CD3">
                <w:rPr>
                  <w:lang w:val="en-GB"/>
                </w:rPr>
                <w:delText>/</w:delText>
              </w:r>
              <w:r w:rsidDel="00A16CD3">
                <w:rPr>
                  <w:lang w:val="en-GB"/>
                </w:rPr>
                <w:delText>2015</w:delText>
              </w:r>
            </w:del>
          </w:p>
        </w:tc>
        <w:tc>
          <w:tcPr>
            <w:tcW w:w="3107" w:type="dxa"/>
          </w:tcPr>
          <w:p w:rsidR="00137E6F" w:rsidRPr="00E66D0C" w:rsidDel="00A16CD3" w:rsidRDefault="00137E6F" w:rsidP="00137E6F">
            <w:pPr>
              <w:jc w:val="center"/>
              <w:rPr>
                <w:del w:id="90" w:author="Tran Ngoc Ha (DTL.Ship)" w:date="2019-12-20T14:18:00Z"/>
                <w:lang w:val="en-GB"/>
              </w:rPr>
            </w:pPr>
            <w:del w:id="91" w:author="Tran Ngoc Ha (DTL.Ship)" w:date="2019-12-20T14:18:00Z">
              <w:r w:rsidDel="00A16CD3">
                <w:rPr>
                  <w:lang w:val="en-GB"/>
                </w:rPr>
                <w:delText xml:space="preserve">   /   /    </w:delText>
              </w:r>
            </w:del>
          </w:p>
        </w:tc>
        <w:tc>
          <w:tcPr>
            <w:tcW w:w="3108" w:type="dxa"/>
          </w:tcPr>
          <w:p w:rsidR="00137E6F" w:rsidRPr="00E66D0C" w:rsidDel="00A16CD3" w:rsidRDefault="00137E6F" w:rsidP="00137E6F">
            <w:pPr>
              <w:jc w:val="center"/>
              <w:rPr>
                <w:del w:id="92" w:author="Tran Ngoc Ha (DTL.Ship)" w:date="2019-12-20T14:18:00Z"/>
                <w:lang w:val="en-GB"/>
              </w:rPr>
            </w:pPr>
            <w:del w:id="93" w:author="Tran Ngoc Ha (DTL.Ship)" w:date="2019-12-20T14:18:00Z">
              <w:r w:rsidDel="00A16CD3">
                <w:rPr>
                  <w:lang w:val="en-GB"/>
                </w:rPr>
                <w:delText xml:space="preserve">   /   /    </w:delText>
              </w:r>
            </w:del>
          </w:p>
        </w:tc>
      </w:tr>
      <w:tr w:rsidR="00137E6F" w:rsidRPr="00984309" w:rsidDel="00A16CD3" w:rsidTr="00B47B59">
        <w:trPr>
          <w:del w:id="94" w:author="Tran Ngoc Ha (DTL.Ship)" w:date="2019-12-20T14:18:00Z"/>
        </w:trPr>
        <w:tc>
          <w:tcPr>
            <w:tcW w:w="3107" w:type="dxa"/>
          </w:tcPr>
          <w:p w:rsidR="00137E6F" w:rsidRPr="00137E6F" w:rsidDel="00A16CD3" w:rsidRDefault="00137E6F" w:rsidP="00137E6F">
            <w:pPr>
              <w:jc w:val="center"/>
              <w:rPr>
                <w:del w:id="95" w:author="Tran Ngoc Ha (DTL.Ship)" w:date="2019-12-20T14:18:00Z"/>
                <w:b/>
                <w:lang w:val="en-GB"/>
              </w:rPr>
            </w:pPr>
            <w:del w:id="96" w:author="Tran Ngoc Ha (DTL.Ship)" w:date="2019-12-20T14:18:00Z">
              <w:r w:rsidRPr="00137E6F" w:rsidDel="00A16CD3">
                <w:rPr>
                  <w:b/>
                  <w:lang w:val="en-GB"/>
                </w:rPr>
                <w:delText>Roll-out start</w:delText>
              </w:r>
            </w:del>
          </w:p>
        </w:tc>
        <w:tc>
          <w:tcPr>
            <w:tcW w:w="3107" w:type="dxa"/>
          </w:tcPr>
          <w:p w:rsidR="00137E6F" w:rsidRPr="00137E6F" w:rsidDel="00A16CD3" w:rsidRDefault="00137E6F" w:rsidP="00137E6F">
            <w:pPr>
              <w:jc w:val="center"/>
              <w:rPr>
                <w:del w:id="97" w:author="Tran Ngoc Ha (DTL.Ship)" w:date="2019-12-20T14:18:00Z"/>
                <w:lang w:val="en-GB"/>
              </w:rPr>
            </w:pPr>
            <w:del w:id="98" w:author="Tran Ngoc Ha (DTL.Ship)" w:date="2019-12-20T14:18:00Z">
              <w:r w:rsidRPr="00137E6F" w:rsidDel="00A16CD3">
                <w:rPr>
                  <w:lang w:val="en-GB"/>
                </w:rPr>
                <w:delText>Other date (to be defined)</w:delText>
              </w:r>
            </w:del>
          </w:p>
        </w:tc>
        <w:tc>
          <w:tcPr>
            <w:tcW w:w="3108" w:type="dxa"/>
          </w:tcPr>
          <w:p w:rsidR="00137E6F" w:rsidRPr="00137E6F" w:rsidDel="00A16CD3" w:rsidRDefault="00137E6F" w:rsidP="00137E6F">
            <w:pPr>
              <w:jc w:val="center"/>
              <w:rPr>
                <w:del w:id="99" w:author="Tran Ngoc Ha (DTL.Ship)" w:date="2019-12-20T14:18:00Z"/>
                <w:lang w:val="en-GB"/>
              </w:rPr>
            </w:pPr>
            <w:del w:id="100" w:author="Tran Ngoc Ha (DTL.Ship)" w:date="2019-12-20T14:18:00Z">
              <w:r w:rsidRPr="00137E6F" w:rsidDel="00A16CD3">
                <w:rPr>
                  <w:lang w:val="en-GB"/>
                </w:rPr>
                <w:delText>Other date (to be defined)</w:delText>
              </w:r>
            </w:del>
          </w:p>
        </w:tc>
      </w:tr>
      <w:tr w:rsidR="00137E6F" w:rsidRPr="00E66D0C" w:rsidDel="00A16CD3" w:rsidTr="00B47B59">
        <w:trPr>
          <w:del w:id="101" w:author="Tran Ngoc Ha (DTL.Ship)" w:date="2019-12-20T14:18:00Z"/>
        </w:trPr>
        <w:tc>
          <w:tcPr>
            <w:tcW w:w="3107" w:type="dxa"/>
          </w:tcPr>
          <w:p w:rsidR="00137E6F" w:rsidRPr="00E66D0C" w:rsidDel="00A16CD3" w:rsidRDefault="00137E6F" w:rsidP="00137E6F">
            <w:pPr>
              <w:jc w:val="center"/>
              <w:rPr>
                <w:del w:id="102" w:author="Tran Ngoc Ha (DTL.Ship)" w:date="2019-12-20T14:18:00Z"/>
                <w:lang w:val="en-GB"/>
              </w:rPr>
            </w:pPr>
            <w:del w:id="103" w:author="Tran Ngoc Ha (DTL.Ship)" w:date="2019-12-20T14:18:00Z">
              <w:r w:rsidDel="00A16CD3">
                <w:rPr>
                  <w:lang w:val="en-GB"/>
                </w:rPr>
                <w:delText xml:space="preserve">   /   /    </w:delText>
              </w:r>
            </w:del>
          </w:p>
        </w:tc>
        <w:tc>
          <w:tcPr>
            <w:tcW w:w="3107" w:type="dxa"/>
          </w:tcPr>
          <w:p w:rsidR="00137E6F" w:rsidRPr="00E66D0C" w:rsidDel="00A16CD3" w:rsidRDefault="00137E6F" w:rsidP="00137E6F">
            <w:pPr>
              <w:jc w:val="center"/>
              <w:rPr>
                <w:del w:id="104" w:author="Tran Ngoc Ha (DTL.Ship)" w:date="2019-12-20T14:18:00Z"/>
                <w:lang w:val="en-GB"/>
              </w:rPr>
            </w:pPr>
            <w:del w:id="105" w:author="Tran Ngoc Ha (DTL.Ship)" w:date="2019-12-20T14:18:00Z">
              <w:r w:rsidDel="00A16CD3">
                <w:rPr>
                  <w:lang w:val="en-GB"/>
                </w:rPr>
                <w:delText xml:space="preserve">   /   /    </w:delText>
              </w:r>
            </w:del>
          </w:p>
        </w:tc>
        <w:tc>
          <w:tcPr>
            <w:tcW w:w="3108" w:type="dxa"/>
          </w:tcPr>
          <w:p w:rsidR="00137E6F" w:rsidRPr="00E66D0C" w:rsidDel="00A16CD3" w:rsidRDefault="00137E6F" w:rsidP="00137E6F">
            <w:pPr>
              <w:jc w:val="center"/>
              <w:rPr>
                <w:del w:id="106" w:author="Tran Ngoc Ha (DTL.Ship)" w:date="2019-12-20T14:18:00Z"/>
                <w:lang w:val="en-GB"/>
              </w:rPr>
            </w:pPr>
            <w:del w:id="107" w:author="Tran Ngoc Ha (DTL.Ship)" w:date="2019-12-20T14:18:00Z">
              <w:r w:rsidDel="00A16CD3">
                <w:rPr>
                  <w:lang w:val="en-GB"/>
                </w:rPr>
                <w:delText xml:space="preserve">   /   /    </w:delText>
              </w:r>
            </w:del>
          </w:p>
        </w:tc>
      </w:tr>
    </w:tbl>
    <w:p w:rsidR="00137E6F" w:rsidDel="00A16CD3" w:rsidRDefault="00137E6F" w:rsidP="004C1E51">
      <w:pPr>
        <w:rPr>
          <w:del w:id="108" w:author="Tran Ngoc Ha (DTL.Ship)" w:date="2019-12-20T14:18:00Z"/>
          <w:lang w:val="en-US"/>
        </w:rPr>
      </w:pPr>
    </w:p>
    <w:p w:rsidR="004C1E51" w:rsidRPr="00137E6F" w:rsidDel="00A16CD3" w:rsidRDefault="004C1E51" w:rsidP="004C1E51">
      <w:pPr>
        <w:rPr>
          <w:del w:id="109" w:author="Tran Ngoc Ha (DTL.Ship)" w:date="2019-12-20T14:18:00Z"/>
          <w:lang w:val="en-US"/>
        </w:rPr>
      </w:pPr>
    </w:p>
    <w:p w:rsidR="004C1E51" w:rsidRPr="00137E6F" w:rsidRDefault="004C1E51">
      <w:pPr>
        <w:spacing w:after="200"/>
        <w:rPr>
          <w:lang w:val="en-US"/>
        </w:rPr>
      </w:pPr>
      <w:r w:rsidRPr="00137E6F">
        <w:rPr>
          <w:lang w:val="en-US"/>
        </w:rPr>
        <w:br w:type="page"/>
      </w:r>
    </w:p>
    <w:p w:rsidR="00691B0E" w:rsidRDefault="00691B0E"/>
    <w:p w:rsidR="004C1E51" w:rsidRDefault="004C1E51" w:rsidP="004C1E51"/>
    <w:sdt>
      <w:sdtPr>
        <w:rPr>
          <w:rFonts w:ascii="Verdana" w:eastAsiaTheme="minorHAnsi" w:hAnsi="Verdana" w:cstheme="minorBidi"/>
          <w:b w:val="0"/>
          <w:bCs w:val="0"/>
          <w:color w:val="auto"/>
          <w:sz w:val="20"/>
          <w:szCs w:val="22"/>
          <w:lang w:eastAsia="en-US"/>
        </w:rPr>
        <w:id w:val="-722676075"/>
        <w:docPartObj>
          <w:docPartGallery w:val="Table of Contents"/>
          <w:docPartUnique/>
        </w:docPartObj>
      </w:sdtPr>
      <w:sdtEndPr>
        <w:rPr>
          <w:noProof/>
        </w:rPr>
      </w:sdtEndPr>
      <w:sdtContent>
        <w:p w:rsidR="005077F6" w:rsidRDefault="005077F6">
          <w:pPr>
            <w:pStyle w:val="TOCHeading"/>
          </w:pPr>
          <w:r>
            <w:t>Contents</w:t>
          </w:r>
        </w:p>
        <w:bookmarkStart w:id="110" w:name="_GoBack"/>
        <w:bookmarkEnd w:id="110"/>
        <w:p w:rsidR="00BA7C76" w:rsidRDefault="005077F6">
          <w:pPr>
            <w:pStyle w:val="TOC1"/>
            <w:rPr>
              <w:rFonts w:asciiTheme="minorHAnsi" w:eastAsiaTheme="minorEastAsia" w:hAnsiTheme="minorHAnsi"/>
              <w:b w:val="0"/>
              <w:color w:val="auto"/>
              <w:sz w:val="22"/>
              <w:lang w:val="en-US" w:bidi="he-IL"/>
            </w:rPr>
          </w:pPr>
          <w:r>
            <w:fldChar w:fldCharType="begin"/>
          </w:r>
          <w:r>
            <w:instrText xml:space="preserve"> TOC \o "1-3" \h \z \u </w:instrText>
          </w:r>
          <w:r>
            <w:fldChar w:fldCharType="separate"/>
          </w:r>
          <w:hyperlink w:anchor="_Toc63066391" w:history="1">
            <w:r w:rsidR="00BA7C76" w:rsidRPr="00831A39">
              <w:rPr>
                <w:rStyle w:val="Hyperlink"/>
              </w:rPr>
              <w:t>1</w:t>
            </w:r>
            <w:r w:rsidR="00BA7C76">
              <w:rPr>
                <w:rFonts w:asciiTheme="minorHAnsi" w:eastAsiaTheme="minorEastAsia" w:hAnsiTheme="minorHAnsi"/>
                <w:b w:val="0"/>
                <w:color w:val="auto"/>
                <w:sz w:val="22"/>
                <w:lang w:val="en-US" w:bidi="he-IL"/>
              </w:rPr>
              <w:tab/>
            </w:r>
            <w:r w:rsidR="00BA7C76" w:rsidRPr="00831A39">
              <w:rPr>
                <w:rStyle w:val="Hyperlink"/>
              </w:rPr>
              <w:t>Yêu cầu của sample project</w:t>
            </w:r>
            <w:r w:rsidR="00BA7C76">
              <w:rPr>
                <w:webHidden/>
              </w:rPr>
              <w:tab/>
            </w:r>
            <w:r w:rsidR="00BA7C76">
              <w:rPr>
                <w:webHidden/>
              </w:rPr>
              <w:fldChar w:fldCharType="begin"/>
            </w:r>
            <w:r w:rsidR="00BA7C76">
              <w:rPr>
                <w:webHidden/>
              </w:rPr>
              <w:instrText xml:space="preserve"> PAGEREF _Toc63066391 \h </w:instrText>
            </w:r>
            <w:r w:rsidR="00BA7C76">
              <w:rPr>
                <w:webHidden/>
              </w:rPr>
            </w:r>
            <w:r w:rsidR="00BA7C76">
              <w:rPr>
                <w:webHidden/>
              </w:rPr>
              <w:fldChar w:fldCharType="separate"/>
            </w:r>
            <w:r w:rsidR="00BA7C76">
              <w:rPr>
                <w:webHidden/>
              </w:rPr>
              <w:t>4</w:t>
            </w:r>
            <w:r w:rsidR="00BA7C76">
              <w:rPr>
                <w:webHidden/>
              </w:rPr>
              <w:fldChar w:fldCharType="end"/>
            </w:r>
          </w:hyperlink>
        </w:p>
        <w:p w:rsidR="00BA7C76" w:rsidRDefault="00BA7C76">
          <w:pPr>
            <w:pStyle w:val="TOC1"/>
            <w:rPr>
              <w:rFonts w:asciiTheme="minorHAnsi" w:eastAsiaTheme="minorEastAsia" w:hAnsiTheme="minorHAnsi"/>
              <w:b w:val="0"/>
              <w:color w:val="auto"/>
              <w:sz w:val="22"/>
              <w:lang w:val="en-US" w:bidi="he-IL"/>
            </w:rPr>
          </w:pPr>
          <w:hyperlink w:anchor="_Toc63066392" w:history="1">
            <w:r w:rsidRPr="00831A39">
              <w:rPr>
                <w:rStyle w:val="Hyperlink"/>
                <w:lang w:val="en-US"/>
              </w:rPr>
              <w:t>2</w:t>
            </w:r>
            <w:r>
              <w:rPr>
                <w:rFonts w:asciiTheme="minorHAnsi" w:eastAsiaTheme="minorEastAsia" w:hAnsiTheme="minorHAnsi"/>
                <w:b w:val="0"/>
                <w:color w:val="auto"/>
                <w:sz w:val="22"/>
                <w:lang w:val="en-US" w:bidi="he-IL"/>
              </w:rPr>
              <w:tab/>
            </w:r>
            <w:r w:rsidRPr="00831A39">
              <w:rPr>
                <w:rStyle w:val="Hyperlink"/>
                <w:lang w:val="en-US"/>
              </w:rPr>
              <w:t>Công nghệ sử dụng</w:t>
            </w:r>
            <w:r>
              <w:rPr>
                <w:webHidden/>
              </w:rPr>
              <w:tab/>
            </w:r>
            <w:r>
              <w:rPr>
                <w:webHidden/>
              </w:rPr>
              <w:fldChar w:fldCharType="begin"/>
            </w:r>
            <w:r>
              <w:rPr>
                <w:webHidden/>
              </w:rPr>
              <w:instrText xml:space="preserve"> PAGEREF _Toc63066392 \h </w:instrText>
            </w:r>
            <w:r>
              <w:rPr>
                <w:webHidden/>
              </w:rPr>
            </w:r>
            <w:r>
              <w:rPr>
                <w:webHidden/>
              </w:rPr>
              <w:fldChar w:fldCharType="separate"/>
            </w:r>
            <w:r>
              <w:rPr>
                <w:webHidden/>
              </w:rPr>
              <w:t>4</w:t>
            </w:r>
            <w:r>
              <w:rPr>
                <w:webHidden/>
              </w:rPr>
              <w:fldChar w:fldCharType="end"/>
            </w:r>
          </w:hyperlink>
        </w:p>
        <w:p w:rsidR="00BA7C76" w:rsidRDefault="00BA7C76">
          <w:pPr>
            <w:pStyle w:val="TOC1"/>
            <w:rPr>
              <w:rFonts w:asciiTheme="minorHAnsi" w:eastAsiaTheme="minorEastAsia" w:hAnsiTheme="minorHAnsi"/>
              <w:b w:val="0"/>
              <w:color w:val="auto"/>
              <w:sz w:val="22"/>
              <w:lang w:val="en-US" w:bidi="he-IL"/>
            </w:rPr>
          </w:pPr>
          <w:hyperlink w:anchor="_Toc63066393" w:history="1">
            <w:r w:rsidRPr="00831A39">
              <w:rPr>
                <w:rStyle w:val="Hyperlink"/>
                <w:lang w:val="en-US"/>
              </w:rPr>
              <w:t>3</w:t>
            </w:r>
            <w:r>
              <w:rPr>
                <w:rFonts w:asciiTheme="minorHAnsi" w:eastAsiaTheme="minorEastAsia" w:hAnsiTheme="minorHAnsi"/>
                <w:b w:val="0"/>
                <w:color w:val="auto"/>
                <w:sz w:val="22"/>
                <w:lang w:val="en-US" w:bidi="he-IL"/>
              </w:rPr>
              <w:tab/>
            </w:r>
            <w:r w:rsidRPr="00831A39">
              <w:rPr>
                <w:rStyle w:val="Hyperlink"/>
                <w:lang w:val="en-US"/>
              </w:rPr>
              <w:t>Chi tiết</w:t>
            </w:r>
            <w:r>
              <w:rPr>
                <w:webHidden/>
              </w:rPr>
              <w:tab/>
            </w:r>
            <w:r>
              <w:rPr>
                <w:webHidden/>
              </w:rPr>
              <w:fldChar w:fldCharType="begin"/>
            </w:r>
            <w:r>
              <w:rPr>
                <w:webHidden/>
              </w:rPr>
              <w:instrText xml:space="preserve"> PAGEREF _Toc63066393 \h </w:instrText>
            </w:r>
            <w:r>
              <w:rPr>
                <w:webHidden/>
              </w:rPr>
            </w:r>
            <w:r>
              <w:rPr>
                <w:webHidden/>
              </w:rPr>
              <w:fldChar w:fldCharType="separate"/>
            </w:r>
            <w:r>
              <w:rPr>
                <w:webHidden/>
              </w:rPr>
              <w:t>4</w:t>
            </w:r>
            <w:r>
              <w:rPr>
                <w:webHidden/>
              </w:rPr>
              <w:fldChar w:fldCharType="end"/>
            </w:r>
          </w:hyperlink>
        </w:p>
        <w:p w:rsidR="00BA7C76" w:rsidRDefault="00BA7C76">
          <w:pPr>
            <w:pStyle w:val="TOC1"/>
            <w:rPr>
              <w:rFonts w:asciiTheme="minorHAnsi" w:eastAsiaTheme="minorEastAsia" w:hAnsiTheme="minorHAnsi"/>
              <w:b w:val="0"/>
              <w:color w:val="auto"/>
              <w:sz w:val="22"/>
              <w:lang w:val="en-US" w:bidi="he-IL"/>
            </w:rPr>
          </w:pPr>
          <w:hyperlink w:anchor="_Toc63066394" w:history="1">
            <w:r w:rsidRPr="00831A39">
              <w:rPr>
                <w:rStyle w:val="Hyperlink"/>
                <w:lang w:val="en-US"/>
              </w:rPr>
              <w:t>4</w:t>
            </w:r>
            <w:r>
              <w:rPr>
                <w:rFonts w:asciiTheme="minorHAnsi" w:eastAsiaTheme="minorEastAsia" w:hAnsiTheme="minorHAnsi"/>
                <w:b w:val="0"/>
                <w:color w:val="auto"/>
                <w:sz w:val="22"/>
                <w:lang w:val="en-US" w:bidi="he-IL"/>
              </w:rPr>
              <w:tab/>
            </w:r>
            <w:r w:rsidRPr="00831A39">
              <w:rPr>
                <w:rStyle w:val="Hyperlink"/>
                <w:lang w:val="en-US"/>
              </w:rPr>
              <w:t>Environemnts</w:t>
            </w:r>
            <w:r>
              <w:rPr>
                <w:webHidden/>
              </w:rPr>
              <w:tab/>
            </w:r>
            <w:r>
              <w:rPr>
                <w:webHidden/>
              </w:rPr>
              <w:fldChar w:fldCharType="begin"/>
            </w:r>
            <w:r>
              <w:rPr>
                <w:webHidden/>
              </w:rPr>
              <w:instrText xml:space="preserve"> PAGEREF _Toc63066394 \h </w:instrText>
            </w:r>
            <w:r>
              <w:rPr>
                <w:webHidden/>
              </w:rPr>
            </w:r>
            <w:r>
              <w:rPr>
                <w:webHidden/>
              </w:rPr>
              <w:fldChar w:fldCharType="separate"/>
            </w:r>
            <w:r>
              <w:rPr>
                <w:webHidden/>
              </w:rPr>
              <w:t>8</w:t>
            </w:r>
            <w:r>
              <w:rPr>
                <w:webHidden/>
              </w:rPr>
              <w:fldChar w:fldCharType="end"/>
            </w:r>
          </w:hyperlink>
        </w:p>
        <w:p w:rsidR="005077F6" w:rsidRDefault="005077F6">
          <w:r>
            <w:rPr>
              <w:b/>
              <w:bCs/>
              <w:noProof/>
            </w:rPr>
            <w:fldChar w:fldCharType="end"/>
          </w:r>
        </w:p>
      </w:sdtContent>
    </w:sdt>
    <w:p w:rsidR="004C1E51" w:rsidRDefault="004C1E51" w:rsidP="004C1E51"/>
    <w:p w:rsidR="004C1E51" w:rsidRDefault="004C1E51" w:rsidP="004C1E51"/>
    <w:p w:rsidR="004C1E51" w:rsidRDefault="004C1E51">
      <w:pPr>
        <w:spacing w:after="200"/>
      </w:pPr>
      <w:r>
        <w:br w:type="page"/>
      </w:r>
    </w:p>
    <w:p w:rsidR="002C622F" w:rsidRDefault="002C622F" w:rsidP="002C622F"/>
    <w:p w:rsidR="002C622F" w:rsidRDefault="00E4768B" w:rsidP="00DE6ED8">
      <w:pPr>
        <w:pStyle w:val="Heading1"/>
      </w:pPr>
      <w:del w:id="111" w:author="Tran Ngoc Ha (DTL.Ship)" w:date="2019-12-20T14:18:00Z">
        <w:r w:rsidDel="00A16CD3">
          <w:delText>Purpose of this document</w:delText>
        </w:r>
      </w:del>
      <w:bookmarkStart w:id="112" w:name="_Toc27744648"/>
      <w:bookmarkStart w:id="113" w:name="_Toc27744734"/>
      <w:bookmarkStart w:id="114" w:name="_Toc63066391"/>
      <w:proofErr w:type="spellStart"/>
      <w:ins w:id="115" w:author="Tran Ngoc Ha (DTL.Ship)" w:date="2019-12-20T14:18:00Z">
        <w:r w:rsidR="00A16CD3">
          <w:t>Yêu</w:t>
        </w:r>
        <w:proofErr w:type="spellEnd"/>
        <w:r w:rsidR="00A16CD3">
          <w:t xml:space="preserve"> </w:t>
        </w:r>
        <w:proofErr w:type="spellStart"/>
        <w:r w:rsidR="00A16CD3">
          <w:t>cầu</w:t>
        </w:r>
        <w:proofErr w:type="spellEnd"/>
        <w:r w:rsidR="00A16CD3">
          <w:t xml:space="preserve"> </w:t>
        </w:r>
        <w:proofErr w:type="spellStart"/>
        <w:r w:rsidR="00A16CD3">
          <w:t>của</w:t>
        </w:r>
        <w:proofErr w:type="spellEnd"/>
        <w:r w:rsidR="00A16CD3">
          <w:t xml:space="preserve"> </w:t>
        </w:r>
        <w:proofErr w:type="spellStart"/>
        <w:r w:rsidR="00A16CD3">
          <w:t>sample</w:t>
        </w:r>
        <w:proofErr w:type="spellEnd"/>
        <w:r w:rsidR="00A16CD3">
          <w:t xml:space="preserve"> </w:t>
        </w:r>
        <w:proofErr w:type="spellStart"/>
        <w:r w:rsidR="00A16CD3">
          <w:t>project</w:t>
        </w:r>
      </w:ins>
      <w:bookmarkEnd w:id="112"/>
      <w:bookmarkEnd w:id="113"/>
      <w:bookmarkEnd w:id="114"/>
      <w:proofErr w:type="spellEnd"/>
    </w:p>
    <w:p w:rsidR="00C44BC3" w:rsidRDefault="00E4768B" w:rsidP="00C44BC3">
      <w:pPr>
        <w:pStyle w:val="10PTBODY"/>
        <w:rPr>
          <w:color w:val="auto"/>
          <w:lang w:val="en-US"/>
        </w:rPr>
      </w:pPr>
      <w:del w:id="116" w:author="Tran Ngoc Ha (DTL.Ship)" w:date="2019-12-20T14:19:00Z">
        <w:r w:rsidDel="00A16CD3">
          <w:rPr>
            <w:color w:val="auto"/>
            <w:lang w:val="en-US"/>
          </w:rPr>
          <w:delText>This document aims to list the set of patterns, guidelines and rules that will help the Escalus development team to fulfill the Architecture Vision requirements (cf Architecure Vision.doc).</w:delText>
        </w:r>
      </w:del>
      <w:proofErr w:type="spellStart"/>
      <w:ins w:id="117" w:author="Tran Ngoc Ha (DTL.Ship)" w:date="2019-12-20T14:19:00Z">
        <w:r w:rsidR="00A16CD3" w:rsidRPr="00A16CD3">
          <w:rPr>
            <w:color w:val="auto"/>
            <w:lang w:val="en-US"/>
          </w:rPr>
          <w:t>Xây</w:t>
        </w:r>
        <w:proofErr w:type="spellEnd"/>
        <w:r w:rsidR="00A16CD3" w:rsidRPr="00A16CD3">
          <w:rPr>
            <w:color w:val="auto"/>
            <w:lang w:val="en-US"/>
          </w:rPr>
          <w:t xml:space="preserve"> </w:t>
        </w:r>
        <w:proofErr w:type="spellStart"/>
        <w:r w:rsidR="00A16CD3" w:rsidRPr="00A16CD3">
          <w:rPr>
            <w:color w:val="auto"/>
            <w:lang w:val="en-US"/>
          </w:rPr>
          <w:t>dựng</w:t>
        </w:r>
        <w:proofErr w:type="spellEnd"/>
        <w:r w:rsidR="00A16CD3" w:rsidRPr="00A16CD3">
          <w:rPr>
            <w:color w:val="auto"/>
            <w:lang w:val="en-US"/>
          </w:rPr>
          <w:t xml:space="preserve"> </w:t>
        </w:r>
        <w:proofErr w:type="spellStart"/>
        <w:r w:rsidR="00A16CD3" w:rsidRPr="00A16CD3">
          <w:rPr>
            <w:color w:val="auto"/>
            <w:lang w:val="en-US"/>
          </w:rPr>
          <w:t>và</w:t>
        </w:r>
        <w:proofErr w:type="spellEnd"/>
        <w:r w:rsidR="00A16CD3" w:rsidRPr="00A16CD3">
          <w:rPr>
            <w:color w:val="auto"/>
            <w:lang w:val="en-US"/>
          </w:rPr>
          <w:t xml:space="preserve"> implement 1 application </w:t>
        </w:r>
        <w:proofErr w:type="spellStart"/>
        <w:r w:rsidR="00A16CD3" w:rsidRPr="00A16CD3">
          <w:rPr>
            <w:color w:val="auto"/>
            <w:lang w:val="en-US"/>
          </w:rPr>
          <w:t>tra</w:t>
        </w:r>
        <w:proofErr w:type="spellEnd"/>
        <w:r w:rsidR="00A16CD3" w:rsidRPr="00A16CD3">
          <w:rPr>
            <w:color w:val="auto"/>
            <w:lang w:val="en-US"/>
          </w:rPr>
          <w:t xml:space="preserve"> </w:t>
        </w:r>
        <w:proofErr w:type="spellStart"/>
        <w:r w:rsidR="00A16CD3" w:rsidRPr="00A16CD3">
          <w:rPr>
            <w:color w:val="auto"/>
            <w:lang w:val="en-US"/>
          </w:rPr>
          <w:t>cứu</w:t>
        </w:r>
        <w:proofErr w:type="spellEnd"/>
        <w:r w:rsidR="00A16CD3" w:rsidRPr="00A16CD3">
          <w:rPr>
            <w:color w:val="auto"/>
            <w:lang w:val="en-US"/>
          </w:rPr>
          <w:t xml:space="preserve"> </w:t>
        </w:r>
        <w:proofErr w:type="spellStart"/>
        <w:r w:rsidR="00A16CD3" w:rsidRPr="00A16CD3">
          <w:rPr>
            <w:color w:val="auto"/>
            <w:lang w:val="en-US"/>
          </w:rPr>
          <w:t>thông</w:t>
        </w:r>
        <w:proofErr w:type="spellEnd"/>
        <w:r w:rsidR="00A16CD3" w:rsidRPr="00A16CD3">
          <w:rPr>
            <w:color w:val="auto"/>
            <w:lang w:val="en-US"/>
          </w:rPr>
          <w:t xml:space="preserve"> tin </w:t>
        </w:r>
        <w:proofErr w:type="spellStart"/>
        <w:r w:rsidR="00A16CD3" w:rsidRPr="00A16CD3">
          <w:rPr>
            <w:color w:val="auto"/>
            <w:lang w:val="en-US"/>
          </w:rPr>
          <w:t>thời</w:t>
        </w:r>
        <w:proofErr w:type="spellEnd"/>
        <w:r w:rsidR="00A16CD3" w:rsidRPr="00A16CD3">
          <w:rPr>
            <w:color w:val="auto"/>
            <w:lang w:val="en-US"/>
          </w:rPr>
          <w:t xml:space="preserve"> </w:t>
        </w:r>
        <w:proofErr w:type="spellStart"/>
        <w:r w:rsidR="00A16CD3" w:rsidRPr="00A16CD3">
          <w:rPr>
            <w:color w:val="auto"/>
            <w:lang w:val="en-US"/>
          </w:rPr>
          <w:t>tiết</w:t>
        </w:r>
        <w:proofErr w:type="spellEnd"/>
        <w:r w:rsidR="00A16CD3" w:rsidRPr="00A16CD3">
          <w:rPr>
            <w:color w:val="auto"/>
            <w:lang w:val="en-US"/>
          </w:rPr>
          <w:t xml:space="preserve"> </w:t>
        </w:r>
      </w:ins>
      <w:proofErr w:type="spellStart"/>
      <w:ins w:id="118" w:author="Tran Ngoc Ha (DTL.Ship)" w:date="2019-12-20T14:23:00Z">
        <w:r w:rsidR="00A16CD3">
          <w:rPr>
            <w:color w:val="auto"/>
            <w:lang w:val="en-US"/>
          </w:rPr>
          <w:t>các</w:t>
        </w:r>
        <w:proofErr w:type="spellEnd"/>
        <w:r w:rsidR="00A16CD3">
          <w:rPr>
            <w:color w:val="auto"/>
            <w:lang w:val="en-US"/>
          </w:rPr>
          <w:t xml:space="preserve"> </w:t>
        </w:r>
      </w:ins>
      <w:proofErr w:type="spellStart"/>
      <w:ins w:id="119" w:author="Tran Ngoc Ha (DTL.Ship)" w:date="2019-12-20T14:19:00Z">
        <w:r w:rsidR="00A16CD3" w:rsidRPr="00A16CD3">
          <w:rPr>
            <w:color w:val="auto"/>
            <w:lang w:val="en-US"/>
          </w:rPr>
          <w:t>thành</w:t>
        </w:r>
        <w:proofErr w:type="spellEnd"/>
        <w:r w:rsidR="00A16CD3" w:rsidRPr="00A16CD3">
          <w:rPr>
            <w:color w:val="auto"/>
            <w:lang w:val="en-US"/>
          </w:rPr>
          <w:t xml:space="preserve"> </w:t>
        </w:r>
        <w:proofErr w:type="spellStart"/>
        <w:r w:rsidR="00A16CD3" w:rsidRPr="00A16CD3">
          <w:rPr>
            <w:color w:val="auto"/>
            <w:lang w:val="en-US"/>
          </w:rPr>
          <w:t>phố</w:t>
        </w:r>
        <w:proofErr w:type="spellEnd"/>
        <w:r w:rsidR="00A16CD3" w:rsidRPr="00A16CD3">
          <w:rPr>
            <w:color w:val="auto"/>
            <w:lang w:val="en-US"/>
          </w:rPr>
          <w:t xml:space="preserve"> ở </w:t>
        </w:r>
        <w:proofErr w:type="spellStart"/>
        <w:r w:rsidR="00A16CD3" w:rsidRPr="00A16CD3">
          <w:rPr>
            <w:color w:val="auto"/>
            <w:lang w:val="en-US"/>
          </w:rPr>
          <w:t>Việt</w:t>
        </w:r>
        <w:proofErr w:type="spellEnd"/>
        <w:r w:rsidR="00A16CD3" w:rsidRPr="00A16CD3">
          <w:rPr>
            <w:color w:val="auto"/>
            <w:lang w:val="en-US"/>
          </w:rPr>
          <w:t xml:space="preserve"> Nam</w:t>
        </w:r>
      </w:ins>
      <w:ins w:id="120" w:author="Tran Ngoc Ha (DTL.Ship)" w:date="2019-12-20T14:23:00Z">
        <w:r w:rsidR="00A16CD3">
          <w:rPr>
            <w:color w:val="auto"/>
            <w:lang w:val="en-US"/>
          </w:rPr>
          <w:t>.</w:t>
        </w:r>
      </w:ins>
    </w:p>
    <w:p w:rsidR="00E4768B" w:rsidRDefault="00E4768B" w:rsidP="00C44BC3">
      <w:pPr>
        <w:pStyle w:val="10PTBODY"/>
        <w:rPr>
          <w:color w:val="auto"/>
          <w:lang w:val="en-US"/>
        </w:rPr>
      </w:pPr>
    </w:p>
    <w:p w:rsidR="007051B7" w:rsidRDefault="007051B7" w:rsidP="007051B7">
      <w:pPr>
        <w:pStyle w:val="Heading1"/>
        <w:rPr>
          <w:lang w:val="en-US"/>
        </w:rPr>
      </w:pPr>
      <w:del w:id="121" w:author="Tran Ngoc Ha (DTL.Ship)" w:date="2019-12-20T14:19:00Z">
        <w:r w:rsidDel="00A16CD3">
          <w:rPr>
            <w:lang w:val="en-US"/>
          </w:rPr>
          <w:delText>Project methodology</w:delText>
        </w:r>
      </w:del>
      <w:bookmarkStart w:id="122" w:name="_Toc27744649"/>
      <w:bookmarkStart w:id="123" w:name="_Toc27744735"/>
      <w:bookmarkStart w:id="124" w:name="_Toc63066392"/>
      <w:proofErr w:type="spellStart"/>
      <w:ins w:id="125" w:author="Tran Ngoc Ha (DTL.Ship)" w:date="2019-12-20T14:19:00Z">
        <w:r w:rsidR="00A16CD3">
          <w:rPr>
            <w:lang w:val="en-US"/>
          </w:rPr>
          <w:t>Công</w:t>
        </w:r>
        <w:proofErr w:type="spellEnd"/>
        <w:r w:rsidR="00A16CD3">
          <w:rPr>
            <w:lang w:val="en-US"/>
          </w:rPr>
          <w:t xml:space="preserve"> </w:t>
        </w:r>
        <w:proofErr w:type="spellStart"/>
        <w:r w:rsidR="00A16CD3">
          <w:rPr>
            <w:lang w:val="en-US"/>
          </w:rPr>
          <w:t>nghệ</w:t>
        </w:r>
        <w:proofErr w:type="spellEnd"/>
        <w:r w:rsidR="00A16CD3">
          <w:rPr>
            <w:lang w:val="en-US"/>
          </w:rPr>
          <w:t xml:space="preserve"> </w:t>
        </w:r>
        <w:proofErr w:type="spellStart"/>
        <w:r w:rsidR="00A16CD3">
          <w:rPr>
            <w:lang w:val="en-US"/>
          </w:rPr>
          <w:t>sử</w:t>
        </w:r>
        <w:proofErr w:type="spellEnd"/>
        <w:r w:rsidR="00A16CD3">
          <w:rPr>
            <w:lang w:val="en-US"/>
          </w:rPr>
          <w:t xml:space="preserve"> </w:t>
        </w:r>
        <w:proofErr w:type="spellStart"/>
        <w:r w:rsidR="00A16CD3">
          <w:rPr>
            <w:lang w:val="en-US"/>
          </w:rPr>
          <w:t>dụng</w:t>
        </w:r>
      </w:ins>
      <w:bookmarkEnd w:id="122"/>
      <w:bookmarkEnd w:id="123"/>
      <w:bookmarkEnd w:id="124"/>
      <w:proofErr w:type="spellEnd"/>
    </w:p>
    <w:p w:rsidR="00A16CD3" w:rsidRPr="00A16CD3" w:rsidRDefault="007051B7" w:rsidP="00A16CD3">
      <w:pPr>
        <w:rPr>
          <w:ins w:id="126" w:author="Tran Ngoc Ha (DTL.Ship)" w:date="2019-12-20T14:19:00Z"/>
          <w:b/>
          <w:bCs/>
          <w:lang w:val="en-US"/>
          <w:rPrChange w:id="127" w:author="Tran Ngoc Ha (DTL.Ship)" w:date="2019-12-20T14:22:00Z">
            <w:rPr>
              <w:ins w:id="128" w:author="Tran Ngoc Ha (DTL.Ship)" w:date="2019-12-20T14:19:00Z"/>
              <w:lang w:val="en-US"/>
            </w:rPr>
          </w:rPrChange>
        </w:rPr>
      </w:pPr>
      <w:del w:id="129" w:author="Tran Ngoc Ha (DTL.Ship)" w:date="2019-12-20T14:19:00Z">
        <w:r w:rsidRPr="00A16CD3" w:rsidDel="00A16CD3">
          <w:rPr>
            <w:b/>
            <w:bCs/>
            <w:lang w:val="en-US"/>
            <w:rPrChange w:id="130" w:author="Tran Ngoc Ha (DTL.Ship)" w:date="2019-12-20T14:22:00Z">
              <w:rPr>
                <w:lang w:val="en-US"/>
              </w:rPr>
            </w:rPrChange>
          </w:rPr>
          <w:delText>We’ve chosen Agility with SCRUM for Escalus.</w:delText>
        </w:r>
      </w:del>
      <w:proofErr w:type="spellStart"/>
      <w:ins w:id="131" w:author="Tran Ngoc Ha (DTL.Ship)" w:date="2019-12-20T14:19:00Z">
        <w:r w:rsidR="00A16CD3" w:rsidRPr="00A16CD3">
          <w:rPr>
            <w:b/>
            <w:bCs/>
            <w:lang w:val="en-US"/>
            <w:rPrChange w:id="132" w:author="Tran Ngoc Ha (DTL.Ship)" w:date="2019-12-20T14:22:00Z">
              <w:rPr>
                <w:lang w:val="en-US"/>
              </w:rPr>
            </w:rPrChange>
          </w:rPr>
          <w:t>Công</w:t>
        </w:r>
        <w:proofErr w:type="spellEnd"/>
        <w:r w:rsidR="00A16CD3" w:rsidRPr="00A16CD3">
          <w:rPr>
            <w:b/>
            <w:bCs/>
            <w:lang w:val="en-US"/>
            <w:rPrChange w:id="133" w:author="Tran Ngoc Ha (DTL.Ship)" w:date="2019-12-20T14:22:00Z">
              <w:rPr>
                <w:lang w:val="en-US"/>
              </w:rPr>
            </w:rPrChange>
          </w:rPr>
          <w:t xml:space="preserve"> </w:t>
        </w:r>
        <w:proofErr w:type="spellStart"/>
        <w:proofErr w:type="gramStart"/>
        <w:r w:rsidR="00A16CD3" w:rsidRPr="00A16CD3">
          <w:rPr>
            <w:b/>
            <w:bCs/>
            <w:lang w:val="en-US"/>
            <w:rPrChange w:id="134" w:author="Tran Ngoc Ha (DTL.Ship)" w:date="2019-12-20T14:22:00Z">
              <w:rPr>
                <w:lang w:val="en-US"/>
              </w:rPr>
            </w:rPrChange>
          </w:rPr>
          <w:t>nghệ</w:t>
        </w:r>
        <w:proofErr w:type="spellEnd"/>
        <w:r w:rsidR="00A16CD3" w:rsidRPr="00A16CD3">
          <w:rPr>
            <w:b/>
            <w:bCs/>
            <w:lang w:val="en-US"/>
            <w:rPrChange w:id="135" w:author="Tran Ngoc Ha (DTL.Ship)" w:date="2019-12-20T14:22:00Z">
              <w:rPr>
                <w:lang w:val="en-US"/>
              </w:rPr>
            </w:rPrChange>
          </w:rPr>
          <w:t xml:space="preserve"> :</w:t>
        </w:r>
        <w:proofErr w:type="gramEnd"/>
      </w:ins>
    </w:p>
    <w:p w:rsidR="00A16CD3" w:rsidRPr="00A16CD3" w:rsidRDefault="00A16CD3" w:rsidP="008679F1">
      <w:pPr>
        <w:rPr>
          <w:ins w:id="136" w:author="Tran Ngoc Ha (DTL.Ship)" w:date="2019-12-20T14:19:00Z"/>
          <w:lang w:val="en-US"/>
        </w:rPr>
      </w:pPr>
      <w:ins w:id="137" w:author="Tran Ngoc Ha (DTL.Ship)" w:date="2019-12-20T14:19:00Z">
        <w:r w:rsidRPr="00A16CD3">
          <w:rPr>
            <w:lang w:val="en-US"/>
          </w:rPr>
          <w:t>Backend:</w:t>
        </w:r>
      </w:ins>
    </w:p>
    <w:p w:rsidR="00A16CD3" w:rsidRPr="00A16CD3" w:rsidRDefault="004B3407">
      <w:pPr>
        <w:pStyle w:val="ListParagraph"/>
        <w:numPr>
          <w:ilvl w:val="0"/>
          <w:numId w:val="43"/>
        </w:numPr>
        <w:rPr>
          <w:ins w:id="138" w:author="Tran Ngoc Ha (DTL.Ship)" w:date="2019-12-20T14:19:00Z"/>
          <w:lang w:val="en-US"/>
        </w:rPr>
        <w:pPrChange w:id="139" w:author="Tran Ngoc Ha (DTL.Ship)" w:date="2019-12-20T14:22:00Z">
          <w:pPr/>
        </w:pPrChange>
      </w:pPr>
      <w:proofErr w:type="spellStart"/>
      <w:r>
        <w:rPr>
          <w:lang w:val="en-US"/>
        </w:rPr>
        <w:t>NodeJS</w:t>
      </w:r>
      <w:proofErr w:type="spellEnd"/>
      <w:ins w:id="140" w:author="Tran Ngoc Ha (DTL.Ship)" w:date="2019-12-20T14:19:00Z">
        <w:r w:rsidR="00A16CD3" w:rsidRPr="00A16CD3">
          <w:rPr>
            <w:lang w:val="en-US"/>
          </w:rPr>
          <w:t xml:space="preserve"> : latest version </w:t>
        </w:r>
      </w:ins>
    </w:p>
    <w:p w:rsidR="00A16CD3" w:rsidRPr="00A16CD3" w:rsidRDefault="00A16CD3">
      <w:pPr>
        <w:pStyle w:val="ListParagraph"/>
        <w:numPr>
          <w:ilvl w:val="0"/>
          <w:numId w:val="43"/>
        </w:numPr>
        <w:rPr>
          <w:ins w:id="141" w:author="Tran Ngoc Ha (DTL.Ship)" w:date="2019-12-20T14:19:00Z"/>
          <w:lang w:val="en-US"/>
        </w:rPr>
        <w:pPrChange w:id="142" w:author="Tran Ngoc Ha (DTL.Ship)" w:date="2019-12-20T14:22:00Z">
          <w:pPr/>
        </w:pPrChange>
      </w:pPr>
      <w:ins w:id="143" w:author="Tran Ngoc Ha (DTL.Ship)" w:date="2019-12-20T14:19:00Z">
        <w:r w:rsidRPr="00A16CD3">
          <w:rPr>
            <w:lang w:val="en-US"/>
          </w:rPr>
          <w:t>PostgreSQL : latest version</w:t>
        </w:r>
      </w:ins>
    </w:p>
    <w:p w:rsidR="00A16CD3" w:rsidRPr="00A16CD3" w:rsidRDefault="00A16CD3">
      <w:pPr>
        <w:pStyle w:val="ListParagraph"/>
        <w:numPr>
          <w:ilvl w:val="0"/>
          <w:numId w:val="43"/>
        </w:numPr>
        <w:rPr>
          <w:ins w:id="144" w:author="Tran Ngoc Ha (DTL.Ship)" w:date="2019-12-20T14:19:00Z"/>
          <w:lang w:val="en-US"/>
        </w:rPr>
        <w:pPrChange w:id="145" w:author="Tran Ngoc Ha (DTL.Ship)" w:date="2019-12-20T14:22:00Z">
          <w:pPr/>
        </w:pPrChange>
      </w:pPr>
      <w:ins w:id="146" w:author="Tran Ngoc Ha (DTL.Ship)" w:date="2019-12-20T14:19:00Z">
        <w:r w:rsidRPr="00A16CD3">
          <w:rPr>
            <w:lang w:val="en-US"/>
          </w:rPr>
          <w:t>RESTFUL API</w:t>
        </w:r>
      </w:ins>
    </w:p>
    <w:p w:rsidR="00A16CD3" w:rsidRPr="00A16CD3" w:rsidRDefault="00A16CD3" w:rsidP="00A16CD3">
      <w:pPr>
        <w:rPr>
          <w:ins w:id="147" w:author="Tran Ngoc Ha (DTL.Ship)" w:date="2019-12-20T14:19:00Z"/>
          <w:lang w:val="en-US"/>
        </w:rPr>
      </w:pPr>
      <w:proofErr w:type="spellStart"/>
      <w:ins w:id="148" w:author="Tran Ngoc Ha (DTL.Ship)" w:date="2019-12-20T14:19:00Z">
        <w:r w:rsidRPr="00A16CD3">
          <w:rPr>
            <w:lang w:val="en-US"/>
          </w:rPr>
          <w:t>FrontEnd</w:t>
        </w:r>
        <w:proofErr w:type="spellEnd"/>
        <w:r w:rsidRPr="00A16CD3">
          <w:rPr>
            <w:lang w:val="en-US"/>
          </w:rPr>
          <w:t>:</w:t>
        </w:r>
      </w:ins>
    </w:p>
    <w:p w:rsidR="00A16CD3" w:rsidRDefault="004B3407">
      <w:pPr>
        <w:pStyle w:val="ListParagraph"/>
        <w:numPr>
          <w:ilvl w:val="0"/>
          <w:numId w:val="43"/>
        </w:numPr>
        <w:rPr>
          <w:lang w:val="en-US"/>
        </w:rPr>
        <w:pPrChange w:id="149" w:author="Tran Ngoc Ha (DTL.Ship)" w:date="2019-12-20T14:22:00Z">
          <w:pPr/>
        </w:pPrChange>
      </w:pPr>
      <w:proofErr w:type="spellStart"/>
      <w:r>
        <w:rPr>
          <w:lang w:val="en-US"/>
        </w:rPr>
        <w:t>ReactJS</w:t>
      </w:r>
      <w:proofErr w:type="spellEnd"/>
      <w:ins w:id="150" w:author="Tran Ngoc Ha (DTL.Ship)" w:date="2019-12-20T14:19:00Z">
        <w:r w:rsidR="00A16CD3" w:rsidRPr="00A16CD3">
          <w:rPr>
            <w:lang w:val="en-US"/>
          </w:rPr>
          <w:t>: latest version</w:t>
        </w:r>
      </w:ins>
    </w:p>
    <w:p w:rsidR="004B3407" w:rsidRPr="004B3407" w:rsidRDefault="004B3407" w:rsidP="004B3407">
      <w:pPr>
        <w:pStyle w:val="ListParagraph"/>
        <w:numPr>
          <w:ilvl w:val="0"/>
          <w:numId w:val="43"/>
        </w:numPr>
        <w:rPr>
          <w:ins w:id="151" w:author="Tran Ngoc Ha (DTL.Ship)" w:date="2019-12-20T14:19:00Z"/>
          <w:lang w:val="en-US"/>
        </w:rPr>
      </w:pPr>
      <w:ins w:id="152" w:author="Tran Ngoc Ha (DTL.Ship)" w:date="2019-12-20T14:19:00Z">
        <w:r w:rsidRPr="00A16CD3">
          <w:rPr>
            <w:lang w:val="en-US"/>
          </w:rPr>
          <w:t>RESTFUL API</w:t>
        </w:r>
      </w:ins>
    </w:p>
    <w:p w:rsidR="00A16CD3" w:rsidRPr="00A16CD3" w:rsidRDefault="00A16CD3" w:rsidP="00A16CD3">
      <w:pPr>
        <w:rPr>
          <w:ins w:id="153" w:author="Tran Ngoc Ha (DTL.Ship)" w:date="2019-12-20T14:19:00Z"/>
          <w:lang w:val="en-US"/>
        </w:rPr>
      </w:pPr>
      <w:ins w:id="154" w:author="Tran Ngoc Ha (DTL.Ship)" w:date="2019-12-20T14:19:00Z">
        <w:r w:rsidRPr="00A16CD3">
          <w:rPr>
            <w:lang w:val="en-US"/>
          </w:rPr>
          <w:tab/>
        </w:r>
        <w:r w:rsidRPr="00A16CD3">
          <w:rPr>
            <w:lang w:val="en-US"/>
          </w:rPr>
          <w:tab/>
        </w:r>
      </w:ins>
    </w:p>
    <w:p w:rsidR="00A16CD3" w:rsidRPr="00A16CD3" w:rsidRDefault="00A16CD3" w:rsidP="00A16CD3">
      <w:pPr>
        <w:rPr>
          <w:ins w:id="155" w:author="Tran Ngoc Ha (DTL.Ship)" w:date="2019-12-20T14:19:00Z"/>
          <w:lang w:val="en-US"/>
        </w:rPr>
      </w:pPr>
      <w:proofErr w:type="gramStart"/>
      <w:ins w:id="156" w:author="Tran Ngoc Ha (DTL.Ship)" w:date="2019-12-20T14:19:00Z">
        <w:r w:rsidRPr="00A16CD3">
          <w:rPr>
            <w:lang w:val="en-US"/>
          </w:rPr>
          <w:t>Tools :</w:t>
        </w:r>
        <w:proofErr w:type="gramEnd"/>
      </w:ins>
    </w:p>
    <w:p w:rsidR="004B3407" w:rsidRDefault="00A16CD3">
      <w:pPr>
        <w:pStyle w:val="ListParagraph"/>
        <w:numPr>
          <w:ilvl w:val="0"/>
          <w:numId w:val="43"/>
        </w:numPr>
        <w:rPr>
          <w:lang w:val="en-US"/>
        </w:rPr>
        <w:pPrChange w:id="157" w:author="Tran Ngoc Ha (DTL.Ship)" w:date="2019-12-20T14:20:00Z">
          <w:pPr>
            <w:pStyle w:val="Heading2"/>
            <w:numPr>
              <w:ilvl w:val="0"/>
              <w:numId w:val="0"/>
            </w:numPr>
            <w:ind w:left="0" w:firstLine="0"/>
          </w:pPr>
        </w:pPrChange>
      </w:pPr>
      <w:ins w:id="158" w:author="Tran Ngoc Ha (DTL.Ship)" w:date="2019-12-20T14:19:00Z">
        <w:r w:rsidRPr="00A16CD3">
          <w:rPr>
            <w:lang w:val="en-US"/>
          </w:rPr>
          <w:t>Eclipse</w:t>
        </w:r>
      </w:ins>
      <w:r w:rsidR="004B3407">
        <w:rPr>
          <w:lang w:val="en-US"/>
        </w:rPr>
        <w:t>/Visual Studio Code</w:t>
      </w:r>
    </w:p>
    <w:p w:rsidR="007051B7" w:rsidRPr="004B3407" w:rsidDel="00551345" w:rsidRDefault="00A16CD3" w:rsidP="004B3407">
      <w:pPr>
        <w:pStyle w:val="ListParagraph"/>
        <w:numPr>
          <w:ilvl w:val="0"/>
          <w:numId w:val="43"/>
        </w:numPr>
        <w:rPr>
          <w:del w:id="159" w:author="Tran Ngoc Ha (DTL.Ship)" w:date="2019-12-20T14:24:00Z"/>
          <w:lang w:val="en-US"/>
        </w:rPr>
      </w:pPr>
      <w:proofErr w:type="spellStart"/>
      <w:ins w:id="160" w:author="Tran Ngoc Ha (DTL.Ship)" w:date="2019-12-20T14:19:00Z">
        <w:r w:rsidRPr="004B3407">
          <w:rPr>
            <w:lang w:val="en-US"/>
            <w:rPrChange w:id="161" w:author="Tran Ngoc Ha (DTL.Ship)" w:date="2019-12-20T14:23:00Z">
              <w:rPr>
                <w:rFonts w:eastAsiaTheme="majorEastAsia" w:cstheme="majorBidi"/>
                <w:sz w:val="32"/>
                <w:szCs w:val="26"/>
                <w:lang w:val="en-US"/>
              </w:rPr>
            </w:rPrChange>
          </w:rPr>
          <w:t>Gitbash</w:t>
        </w:r>
      </w:ins>
      <w:proofErr w:type="spellEnd"/>
    </w:p>
    <w:p w:rsidR="00593A0D" w:rsidRPr="00691B0E" w:rsidDel="00A16CD3" w:rsidRDefault="00593A0D">
      <w:pPr>
        <w:pStyle w:val="ListParagraph"/>
        <w:numPr>
          <w:ilvl w:val="0"/>
          <w:numId w:val="43"/>
        </w:numPr>
        <w:rPr>
          <w:del w:id="162" w:author="Tran Ngoc Ha (DTL.Ship)" w:date="2019-12-20T14:19:00Z"/>
          <w:lang w:val="en-US"/>
        </w:rPr>
        <w:pPrChange w:id="163" w:author="Tran Ngoc Ha (DTL.Ship)" w:date="2019-12-20T14:24:00Z">
          <w:pPr/>
        </w:pPrChange>
      </w:pPr>
    </w:p>
    <w:p w:rsidR="00593A0D" w:rsidRPr="00593A0D" w:rsidDel="00A16CD3" w:rsidRDefault="00593A0D">
      <w:pPr>
        <w:pStyle w:val="ListParagraph"/>
        <w:numPr>
          <w:ilvl w:val="0"/>
          <w:numId w:val="43"/>
        </w:numPr>
        <w:rPr>
          <w:del w:id="164" w:author="Tran Ngoc Ha (DTL.Ship)" w:date="2019-12-20T14:19:00Z"/>
          <w:lang w:val="en-US"/>
        </w:rPr>
        <w:pPrChange w:id="165" w:author="Tran Ngoc Ha (DTL.Ship)" w:date="2019-12-20T14:24:00Z">
          <w:pPr>
            <w:pStyle w:val="Heading2"/>
          </w:pPr>
        </w:pPrChange>
      </w:pPr>
      <w:del w:id="166" w:author="Tran Ngoc Ha (DTL.Ship)" w:date="2019-12-20T14:19:00Z">
        <w:r w:rsidRPr="00593A0D" w:rsidDel="00A16CD3">
          <w:rPr>
            <w:lang w:val="en-US"/>
          </w:rPr>
          <w:delText xml:space="preserve">Definition &amp; </w:delText>
        </w:r>
        <w:r w:rsidR="00826C4C" w:rsidRPr="00593A0D" w:rsidDel="00A16CD3">
          <w:rPr>
            <w:lang w:val="en-US"/>
          </w:rPr>
          <w:delText>Phylosoph</w:delText>
        </w:r>
        <w:r w:rsidR="00826C4C" w:rsidDel="00A16CD3">
          <w:rPr>
            <w:lang w:val="en-US"/>
          </w:rPr>
          <w:delText>y</w:delText>
        </w:r>
        <w:r w:rsidR="00826C4C" w:rsidRPr="00593A0D" w:rsidDel="00A16CD3">
          <w:rPr>
            <w:lang w:val="en-US"/>
          </w:rPr>
          <w:delText xml:space="preserve"> </w:delText>
        </w:r>
        <w:r w:rsidRPr="00593A0D" w:rsidDel="00A16CD3">
          <w:rPr>
            <w:lang w:val="en-US"/>
          </w:rPr>
          <w:delText>of SCRUM</w:delText>
        </w:r>
      </w:del>
    </w:p>
    <w:p w:rsidR="00593A0D" w:rsidDel="00A16CD3" w:rsidRDefault="00593A0D">
      <w:pPr>
        <w:pStyle w:val="ListParagraph"/>
        <w:numPr>
          <w:ilvl w:val="0"/>
          <w:numId w:val="43"/>
        </w:numPr>
        <w:rPr>
          <w:del w:id="167" w:author="Tran Ngoc Ha (DTL.Ship)" w:date="2019-12-20T14:19:00Z"/>
          <w:lang w:val="en-US"/>
        </w:rPr>
        <w:pPrChange w:id="168" w:author="Tran Ngoc Ha (DTL.Ship)" w:date="2019-12-20T14:24:00Z">
          <w:pPr/>
        </w:pPrChange>
      </w:pPr>
    </w:p>
    <w:p w:rsidR="007051B7" w:rsidRPr="007051B7" w:rsidDel="00A16CD3" w:rsidRDefault="007051B7">
      <w:pPr>
        <w:pStyle w:val="ListParagraph"/>
        <w:numPr>
          <w:ilvl w:val="0"/>
          <w:numId w:val="43"/>
        </w:numPr>
        <w:rPr>
          <w:del w:id="169" w:author="Tran Ngoc Ha (DTL.Ship)" w:date="2019-12-20T14:19:00Z"/>
          <w:lang w:val="en-US"/>
        </w:rPr>
        <w:pPrChange w:id="170" w:author="Tran Ngoc Ha (DTL.Ship)" w:date="2019-12-20T14:24:00Z">
          <w:pPr/>
        </w:pPrChange>
      </w:pPr>
      <w:del w:id="171" w:author="Tran Ngoc Ha (DTL.Ship)" w:date="2019-12-20T14:19:00Z">
        <w:r w:rsidRPr="007051B7" w:rsidDel="00A16CD3">
          <w:rPr>
            <w:lang w:val="en-US"/>
          </w:rPr>
          <w:delText xml:space="preserve">The whole team is responsible for each </w:delText>
        </w:r>
        <w:r w:rsidR="00116CC7" w:rsidDel="00A16CD3">
          <w:fldChar w:fldCharType="begin"/>
        </w:r>
        <w:r w:rsidR="00116CC7" w:rsidDel="00A16CD3">
          <w:delInstrText xml:space="preserve"> HYPERLINK "http://scrumreferencecard.com/scrum-reference-card/" \l "Scrum-Artifacts" </w:delInstrText>
        </w:r>
        <w:r w:rsidR="00116CC7" w:rsidDel="00A16CD3">
          <w:fldChar w:fldCharType="separate"/>
        </w:r>
        <w:r w:rsidRPr="007051B7" w:rsidDel="00A16CD3">
          <w:rPr>
            <w:rStyle w:val="Hyperlink"/>
            <w:lang w:val="en-US"/>
          </w:rPr>
          <w:delText>Product Backlog Item</w:delText>
        </w:r>
        <w:r w:rsidR="00116CC7" w:rsidDel="00A16CD3">
          <w:rPr>
            <w:rStyle w:val="Hyperlink"/>
            <w:lang w:val="en-US"/>
          </w:rPr>
          <w:fldChar w:fldCharType="end"/>
        </w:r>
        <w:r w:rsidRPr="007051B7" w:rsidDel="00A16CD3">
          <w:rPr>
            <w:lang w:val="en-US"/>
          </w:rPr>
          <w:delText>. The whole team is responsible for a tested product. There’s no “my work” vs. “your work.” So we focus on collective effort per Product Backlog Item rather than individual effort per task.</w:delText>
        </w:r>
      </w:del>
    </w:p>
    <w:p w:rsidR="007051B7" w:rsidDel="00A16CD3" w:rsidRDefault="007051B7">
      <w:pPr>
        <w:pStyle w:val="ListParagraph"/>
        <w:numPr>
          <w:ilvl w:val="0"/>
          <w:numId w:val="43"/>
        </w:numPr>
        <w:rPr>
          <w:del w:id="172" w:author="Tran Ngoc Ha (DTL.Ship)" w:date="2019-12-20T14:19:00Z"/>
          <w:lang w:val="en-US"/>
        </w:rPr>
        <w:pPrChange w:id="173" w:author="Tran Ngoc Ha (DTL.Ship)" w:date="2019-12-20T14:24:00Z">
          <w:pPr/>
        </w:pPrChange>
      </w:pPr>
    </w:p>
    <w:p w:rsidR="00593A0D" w:rsidDel="00A16CD3" w:rsidRDefault="00116CC7">
      <w:pPr>
        <w:pStyle w:val="ListParagraph"/>
        <w:numPr>
          <w:ilvl w:val="0"/>
          <w:numId w:val="43"/>
        </w:numPr>
        <w:rPr>
          <w:del w:id="174" w:author="Tran Ngoc Ha (DTL.Ship)" w:date="2019-12-20T14:19:00Z"/>
          <w:lang w:val="en-US"/>
        </w:rPr>
        <w:pPrChange w:id="175" w:author="Tran Ngoc Ha (DTL.Ship)" w:date="2019-12-20T14:24:00Z">
          <w:pPr/>
        </w:pPrChange>
      </w:pPr>
      <w:del w:id="176" w:author="Tran Ngoc Ha (DTL.Ship)" w:date="2019-12-20T14:19:00Z">
        <w:r w:rsidDel="00A16CD3">
          <w:fldChar w:fldCharType="begin"/>
        </w:r>
        <w:r w:rsidDel="00A16CD3">
          <w:delInstrText xml:space="preserve"> HYPERLINK "http://scrumreferencecard.com/ScrumReferenceCard.pdf" </w:delInstrText>
        </w:r>
        <w:r w:rsidDel="00A16CD3">
          <w:fldChar w:fldCharType="separate"/>
        </w:r>
        <w:r w:rsidR="00593A0D" w:rsidRPr="00AC470A" w:rsidDel="00A16CD3">
          <w:rPr>
            <w:rStyle w:val="Hyperlink"/>
            <w:lang w:val="en-US"/>
          </w:rPr>
          <w:delText>http://scrumreferencecard.com/ScrumReferenceCard.pdf</w:delText>
        </w:r>
        <w:r w:rsidDel="00A16CD3">
          <w:rPr>
            <w:rStyle w:val="Hyperlink"/>
            <w:lang w:val="en-US"/>
          </w:rPr>
          <w:fldChar w:fldCharType="end"/>
        </w:r>
        <w:r w:rsidR="00593A0D" w:rsidDel="00A16CD3">
          <w:rPr>
            <w:lang w:val="en-US"/>
          </w:rPr>
          <w:delText xml:space="preserve"> </w:delText>
        </w:r>
      </w:del>
    </w:p>
    <w:p w:rsidR="00593A0D" w:rsidDel="00A16CD3" w:rsidRDefault="00593A0D">
      <w:pPr>
        <w:pStyle w:val="ListParagraph"/>
        <w:numPr>
          <w:ilvl w:val="0"/>
          <w:numId w:val="43"/>
        </w:numPr>
        <w:rPr>
          <w:del w:id="177" w:author="Tran Ngoc Ha (DTL.Ship)" w:date="2019-12-20T14:19:00Z"/>
          <w:lang w:val="en-US"/>
        </w:rPr>
        <w:pPrChange w:id="178" w:author="Tran Ngoc Ha (DTL.Ship)" w:date="2019-12-20T14:24:00Z">
          <w:pPr/>
        </w:pPrChange>
      </w:pPr>
    </w:p>
    <w:p w:rsidR="00593A0D" w:rsidDel="00A16CD3" w:rsidRDefault="00593A0D">
      <w:pPr>
        <w:pStyle w:val="ListParagraph"/>
        <w:numPr>
          <w:ilvl w:val="0"/>
          <w:numId w:val="43"/>
        </w:numPr>
        <w:rPr>
          <w:del w:id="179" w:author="Tran Ngoc Ha (DTL.Ship)" w:date="2019-12-20T14:19:00Z"/>
          <w:lang w:val="en-US"/>
        </w:rPr>
        <w:pPrChange w:id="180" w:author="Tran Ngoc Ha (DTL.Ship)" w:date="2019-12-20T14:24:00Z">
          <w:pPr>
            <w:pStyle w:val="Heading2"/>
          </w:pPr>
        </w:pPrChange>
      </w:pPr>
      <w:del w:id="181" w:author="Tran Ngoc Ha (DTL.Ship)" w:date="2019-12-20T14:19:00Z">
        <w:r w:rsidDel="00A16CD3">
          <w:rPr>
            <w:lang w:val="en-US"/>
          </w:rPr>
          <w:delText>Organization</w:delText>
        </w:r>
      </w:del>
    </w:p>
    <w:p w:rsidR="00593A0D" w:rsidDel="00A16CD3" w:rsidRDefault="000A0E48">
      <w:pPr>
        <w:pStyle w:val="ListParagraph"/>
        <w:numPr>
          <w:ilvl w:val="0"/>
          <w:numId w:val="43"/>
        </w:numPr>
        <w:rPr>
          <w:del w:id="182" w:author="Tran Ngoc Ha (DTL.Ship)" w:date="2019-12-20T14:19:00Z"/>
          <w:lang w:val="en-US"/>
        </w:rPr>
        <w:pPrChange w:id="183" w:author="Tran Ngoc Ha (DTL.Ship)" w:date="2019-12-20T14:24:00Z">
          <w:pPr/>
        </w:pPrChange>
      </w:pPr>
      <w:del w:id="184" w:author="Tran Ngoc Ha (DTL.Ship)" w:date="2019-12-20T14:19:00Z">
        <w:r w:rsidDel="00A16CD3">
          <w:rPr>
            <w:lang w:val="en-US"/>
          </w:rPr>
          <w:delText xml:space="preserve">The sprint duration </w:delText>
        </w:r>
        <w:r w:rsidR="00B47E3B" w:rsidDel="00A16CD3">
          <w:rPr>
            <w:lang w:val="en-US"/>
          </w:rPr>
          <w:delText xml:space="preserve">is </w:delText>
        </w:r>
        <w:r w:rsidDel="00A16CD3">
          <w:rPr>
            <w:lang w:val="en-US"/>
          </w:rPr>
          <w:delText>2 weeks.</w:delText>
        </w:r>
      </w:del>
    </w:p>
    <w:p w:rsidR="000A0E48" w:rsidDel="00A16CD3" w:rsidRDefault="000A0E48">
      <w:pPr>
        <w:pStyle w:val="ListParagraph"/>
        <w:numPr>
          <w:ilvl w:val="0"/>
          <w:numId w:val="43"/>
        </w:numPr>
        <w:rPr>
          <w:del w:id="185" w:author="Tran Ngoc Ha (DTL.Ship)" w:date="2019-12-20T14:19:00Z"/>
          <w:lang w:val="en-US"/>
        </w:rPr>
        <w:pPrChange w:id="186" w:author="Tran Ngoc Ha (DTL.Ship)" w:date="2019-12-20T14:24:00Z">
          <w:pPr/>
        </w:pPrChange>
      </w:pPr>
    </w:p>
    <w:p w:rsidR="00593A0D" w:rsidDel="00A16CD3" w:rsidRDefault="00593A0D">
      <w:pPr>
        <w:pStyle w:val="ListParagraph"/>
        <w:numPr>
          <w:ilvl w:val="0"/>
          <w:numId w:val="43"/>
        </w:numPr>
        <w:rPr>
          <w:del w:id="187" w:author="Tran Ngoc Ha (DTL.Ship)" w:date="2019-12-20T14:19:00Z"/>
          <w:lang w:val="en-US"/>
        </w:rPr>
        <w:pPrChange w:id="188" w:author="Tran Ngoc Ha (DTL.Ship)" w:date="2019-12-20T14:24:00Z">
          <w:pPr/>
        </w:pPrChange>
      </w:pPr>
      <w:del w:id="189" w:author="Tran Ngoc Ha (DTL.Ship)" w:date="2019-12-20T14:19:00Z">
        <w:r w:rsidDel="00A16CD3">
          <w:rPr>
            <w:lang w:val="en-US"/>
          </w:rPr>
          <w:delText>Here is the agenda of Escalus:</w:delText>
        </w:r>
      </w:del>
    </w:p>
    <w:p w:rsidR="000C23FB" w:rsidDel="00A16CD3" w:rsidRDefault="000C23FB">
      <w:pPr>
        <w:pStyle w:val="ListParagraph"/>
        <w:numPr>
          <w:ilvl w:val="0"/>
          <w:numId w:val="43"/>
        </w:numPr>
        <w:rPr>
          <w:del w:id="190" w:author="Tran Ngoc Ha (DTL.Ship)" w:date="2019-12-20T14:19:00Z"/>
          <w:lang w:val="en-US"/>
        </w:rPr>
        <w:pPrChange w:id="191" w:author="Tran Ngoc Ha (DTL.Ship)" w:date="2019-12-20T14:24:00Z">
          <w:pPr/>
        </w:pPrChange>
      </w:pPr>
    </w:p>
    <w:p w:rsidR="000C23FB" w:rsidDel="00A16CD3" w:rsidRDefault="000C23FB">
      <w:pPr>
        <w:pStyle w:val="ListParagraph"/>
        <w:numPr>
          <w:ilvl w:val="0"/>
          <w:numId w:val="43"/>
        </w:numPr>
        <w:rPr>
          <w:del w:id="192" w:author="Tran Ngoc Ha (DTL.Ship)" w:date="2019-12-20T14:19:00Z"/>
          <w:lang w:val="en-US"/>
        </w:rPr>
        <w:pPrChange w:id="193" w:author="Tran Ngoc Ha (DTL.Ship)" w:date="2019-12-20T14:24:00Z">
          <w:pPr/>
        </w:pPrChange>
      </w:pPr>
      <w:del w:id="194" w:author="Tran Ngoc Ha (DTL.Ship)" w:date="2019-12-20T14:19:00Z">
        <w:r w:rsidDel="00A16CD3">
          <w:rPr>
            <w:noProof/>
            <w:lang w:val="en-US" w:bidi="he-IL"/>
          </w:rPr>
          <w:drawing>
            <wp:inline distT="0" distB="0" distL="0" distR="0" wp14:anchorId="05D0E329" wp14:editId="39A7506C">
              <wp:extent cx="4921857" cy="303470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9598" cy="3033313"/>
                      </a:xfrm>
                      <a:prstGeom prst="rect">
                        <a:avLst/>
                      </a:prstGeom>
                      <a:noFill/>
                    </pic:spPr>
                  </pic:pic>
                </a:graphicData>
              </a:graphic>
            </wp:inline>
          </w:drawing>
        </w:r>
      </w:del>
    </w:p>
    <w:p w:rsidR="00593A0D" w:rsidRPr="00593A0D" w:rsidDel="00A16CD3" w:rsidRDefault="00593A0D">
      <w:pPr>
        <w:pStyle w:val="ListParagraph"/>
        <w:numPr>
          <w:ilvl w:val="0"/>
          <w:numId w:val="43"/>
        </w:numPr>
        <w:rPr>
          <w:del w:id="195" w:author="Tran Ngoc Ha (DTL.Ship)" w:date="2019-12-20T14:19:00Z"/>
          <w:lang w:val="en-US"/>
        </w:rPr>
        <w:pPrChange w:id="196" w:author="Tran Ngoc Ha (DTL.Ship)" w:date="2019-12-20T14:24:00Z">
          <w:pPr/>
        </w:pPrChange>
      </w:pPr>
    </w:p>
    <w:p w:rsidR="00593A0D" w:rsidDel="00A16CD3" w:rsidRDefault="00593A0D">
      <w:pPr>
        <w:pStyle w:val="ListParagraph"/>
        <w:numPr>
          <w:ilvl w:val="0"/>
          <w:numId w:val="43"/>
        </w:numPr>
        <w:rPr>
          <w:del w:id="197" w:author="Tran Ngoc Ha (DTL.Ship)" w:date="2019-12-20T14:19:00Z"/>
          <w:lang w:val="en-US"/>
        </w:rPr>
        <w:pPrChange w:id="198" w:author="Tran Ngoc Ha (DTL.Ship)" w:date="2019-12-20T14:24:00Z">
          <w:pPr/>
        </w:pPrChange>
      </w:pPr>
    </w:p>
    <w:p w:rsidR="00593A0D" w:rsidDel="00A16CD3" w:rsidRDefault="00593A0D">
      <w:pPr>
        <w:pStyle w:val="ListParagraph"/>
        <w:numPr>
          <w:ilvl w:val="0"/>
          <w:numId w:val="43"/>
        </w:numPr>
        <w:rPr>
          <w:del w:id="199" w:author="Tran Ngoc Ha (DTL.Ship)" w:date="2019-12-20T14:19:00Z"/>
          <w:lang w:val="en-US"/>
        </w:rPr>
        <w:pPrChange w:id="200" w:author="Tran Ngoc Ha (DTL.Ship)" w:date="2019-12-20T14:24:00Z">
          <w:pPr/>
        </w:pPrChange>
      </w:pPr>
    </w:p>
    <w:p w:rsidR="00593A0D" w:rsidDel="00A16CD3" w:rsidRDefault="00593A0D">
      <w:pPr>
        <w:pStyle w:val="ListParagraph"/>
        <w:numPr>
          <w:ilvl w:val="0"/>
          <w:numId w:val="43"/>
        </w:numPr>
        <w:rPr>
          <w:del w:id="201" w:author="Tran Ngoc Ha (DTL.Ship)" w:date="2019-12-20T14:19:00Z"/>
          <w:lang w:val="en-US"/>
        </w:rPr>
        <w:pPrChange w:id="202" w:author="Tran Ngoc Ha (DTL.Ship)" w:date="2019-12-20T14:24:00Z">
          <w:pPr>
            <w:pStyle w:val="Heading3"/>
          </w:pPr>
        </w:pPrChange>
      </w:pPr>
      <w:del w:id="203" w:author="Tran Ngoc Ha (DTL.Ship)" w:date="2019-12-20T14:19:00Z">
        <w:r w:rsidDel="00A16CD3">
          <w:rPr>
            <w:lang w:val="en-US"/>
          </w:rPr>
          <w:delText>Sprint planning meeting</w:delText>
        </w:r>
      </w:del>
    </w:p>
    <w:p w:rsidR="00593A0D" w:rsidDel="00A16CD3" w:rsidRDefault="00593A0D">
      <w:pPr>
        <w:pStyle w:val="ListParagraph"/>
        <w:numPr>
          <w:ilvl w:val="0"/>
          <w:numId w:val="43"/>
        </w:numPr>
        <w:rPr>
          <w:del w:id="204" w:author="Tran Ngoc Ha (DTL.Ship)" w:date="2019-12-20T14:19:00Z"/>
          <w:lang w:val="en-US"/>
        </w:rPr>
        <w:pPrChange w:id="205" w:author="Tran Ngoc Ha (DTL.Ship)" w:date="2019-12-20T14:24:00Z">
          <w:pPr/>
        </w:pPrChange>
      </w:pPr>
      <w:del w:id="206" w:author="Tran Ngoc Ha (DTL.Ship)" w:date="2019-12-20T14:19:00Z">
        <w:r w:rsidDel="00A16CD3">
          <w:rPr>
            <w:lang w:val="en-US"/>
          </w:rPr>
          <w:delText>Participants:</w:delText>
        </w:r>
        <w:r w:rsidR="000A0E48" w:rsidDel="00A16CD3">
          <w:rPr>
            <w:lang w:val="en-US"/>
          </w:rPr>
          <w:delText xml:space="preserve"> PO, SM, DEV Team</w:delText>
        </w:r>
      </w:del>
    </w:p>
    <w:p w:rsidR="00593A0D" w:rsidDel="00A16CD3" w:rsidRDefault="00593A0D">
      <w:pPr>
        <w:pStyle w:val="ListParagraph"/>
        <w:numPr>
          <w:ilvl w:val="0"/>
          <w:numId w:val="43"/>
        </w:numPr>
        <w:rPr>
          <w:del w:id="207" w:author="Tran Ngoc Ha (DTL.Ship)" w:date="2019-12-20T14:19:00Z"/>
          <w:lang w:val="en-US"/>
        </w:rPr>
        <w:pPrChange w:id="208" w:author="Tran Ngoc Ha (DTL.Ship)" w:date="2019-12-20T14:24:00Z">
          <w:pPr/>
        </w:pPrChange>
      </w:pPr>
      <w:del w:id="209" w:author="Tran Ngoc Ha (DTL.Ship)" w:date="2019-12-20T14:19:00Z">
        <w:r w:rsidDel="00A16CD3">
          <w:rPr>
            <w:lang w:val="en-US"/>
          </w:rPr>
          <w:delText xml:space="preserve">Duration: </w:delText>
        </w:r>
        <w:r w:rsidR="000A0E48" w:rsidDel="00A16CD3">
          <w:rPr>
            <w:lang w:val="en-US"/>
          </w:rPr>
          <w:delText>4h</w:delText>
        </w:r>
      </w:del>
    </w:p>
    <w:p w:rsidR="00593A0D" w:rsidDel="00A16CD3" w:rsidRDefault="00593A0D">
      <w:pPr>
        <w:pStyle w:val="ListParagraph"/>
        <w:numPr>
          <w:ilvl w:val="0"/>
          <w:numId w:val="43"/>
        </w:numPr>
        <w:rPr>
          <w:del w:id="210" w:author="Tran Ngoc Ha (DTL.Ship)" w:date="2019-12-20T14:19:00Z"/>
          <w:lang w:val="en-US"/>
        </w:rPr>
        <w:pPrChange w:id="211" w:author="Tran Ngoc Ha (DTL.Ship)" w:date="2019-12-20T14:24:00Z">
          <w:pPr/>
        </w:pPrChange>
      </w:pPr>
      <w:del w:id="212" w:author="Tran Ngoc Ha (DTL.Ship)" w:date="2019-12-20T14:19:00Z">
        <w:r w:rsidDel="00A16CD3">
          <w:rPr>
            <w:lang w:val="en-US"/>
          </w:rPr>
          <w:delText>Objectives:</w:delText>
        </w:r>
        <w:r w:rsidR="000A0E48" w:rsidDel="00A16CD3">
          <w:rPr>
            <w:lang w:val="en-US"/>
          </w:rPr>
          <w:delText xml:space="preserve"> defining the current sprint, estimating effort of PBI (Product Backlog Item), split into tasks if necessary.</w:delText>
        </w:r>
      </w:del>
    </w:p>
    <w:p w:rsidR="00593A0D" w:rsidRPr="00593A0D" w:rsidDel="00A16CD3" w:rsidRDefault="00593A0D">
      <w:pPr>
        <w:pStyle w:val="ListParagraph"/>
        <w:numPr>
          <w:ilvl w:val="0"/>
          <w:numId w:val="43"/>
        </w:numPr>
        <w:rPr>
          <w:del w:id="213" w:author="Tran Ngoc Ha (DTL.Ship)" w:date="2019-12-20T14:19:00Z"/>
          <w:lang w:val="en-US"/>
        </w:rPr>
        <w:pPrChange w:id="214" w:author="Tran Ngoc Ha (DTL.Ship)" w:date="2019-12-20T14:24:00Z">
          <w:pPr/>
        </w:pPrChange>
      </w:pPr>
    </w:p>
    <w:p w:rsidR="00593A0D" w:rsidRPr="00593A0D" w:rsidDel="00A16CD3" w:rsidRDefault="00593A0D">
      <w:pPr>
        <w:pStyle w:val="ListParagraph"/>
        <w:numPr>
          <w:ilvl w:val="0"/>
          <w:numId w:val="43"/>
        </w:numPr>
        <w:rPr>
          <w:del w:id="215" w:author="Tran Ngoc Ha (DTL.Ship)" w:date="2019-12-20T14:19:00Z"/>
          <w:lang w:val="en-US"/>
        </w:rPr>
        <w:pPrChange w:id="216" w:author="Tran Ngoc Ha (DTL.Ship)" w:date="2019-12-20T14:24:00Z">
          <w:pPr>
            <w:pStyle w:val="Heading3"/>
          </w:pPr>
        </w:pPrChange>
      </w:pPr>
      <w:del w:id="217" w:author="Tran Ngoc Ha (DTL.Ship)" w:date="2019-12-20T14:19:00Z">
        <w:r w:rsidDel="00A16CD3">
          <w:rPr>
            <w:lang w:val="en-US"/>
          </w:rPr>
          <w:delText>Daily Scrum</w:delText>
        </w:r>
      </w:del>
    </w:p>
    <w:p w:rsidR="00593A0D" w:rsidDel="00A16CD3" w:rsidRDefault="00593A0D">
      <w:pPr>
        <w:pStyle w:val="ListParagraph"/>
        <w:numPr>
          <w:ilvl w:val="0"/>
          <w:numId w:val="43"/>
        </w:numPr>
        <w:rPr>
          <w:del w:id="218" w:author="Tran Ngoc Ha (DTL.Ship)" w:date="2019-12-20T14:19:00Z"/>
          <w:lang w:val="en-US"/>
        </w:rPr>
        <w:pPrChange w:id="219" w:author="Tran Ngoc Ha (DTL.Ship)" w:date="2019-12-20T14:24:00Z">
          <w:pPr/>
        </w:pPrChange>
      </w:pPr>
      <w:del w:id="220" w:author="Tran Ngoc Ha (DTL.Ship)" w:date="2019-12-20T14:19:00Z">
        <w:r w:rsidDel="00A16CD3">
          <w:rPr>
            <w:lang w:val="en-US"/>
          </w:rPr>
          <w:delText>Participants:</w:delText>
        </w:r>
        <w:r w:rsidR="00826C4C" w:rsidRPr="00826C4C" w:rsidDel="00A16CD3">
          <w:rPr>
            <w:lang w:val="en-US"/>
          </w:rPr>
          <w:delText xml:space="preserve"> </w:delText>
        </w:r>
        <w:r w:rsidR="00826C4C" w:rsidDel="00A16CD3">
          <w:rPr>
            <w:lang w:val="en-US"/>
          </w:rPr>
          <w:delText>SM, DEV Team</w:delText>
        </w:r>
      </w:del>
    </w:p>
    <w:p w:rsidR="00593A0D" w:rsidDel="00A16CD3" w:rsidRDefault="00593A0D">
      <w:pPr>
        <w:pStyle w:val="ListParagraph"/>
        <w:numPr>
          <w:ilvl w:val="0"/>
          <w:numId w:val="43"/>
        </w:numPr>
        <w:rPr>
          <w:del w:id="221" w:author="Tran Ngoc Ha (DTL.Ship)" w:date="2019-12-20T14:19:00Z"/>
          <w:lang w:val="en-US"/>
        </w:rPr>
        <w:pPrChange w:id="222" w:author="Tran Ngoc Ha (DTL.Ship)" w:date="2019-12-20T14:24:00Z">
          <w:pPr/>
        </w:pPrChange>
      </w:pPr>
      <w:del w:id="223" w:author="Tran Ngoc Ha (DTL.Ship)" w:date="2019-12-20T14:19:00Z">
        <w:r w:rsidDel="00A16CD3">
          <w:rPr>
            <w:lang w:val="en-US"/>
          </w:rPr>
          <w:delText xml:space="preserve">Duration: </w:delText>
        </w:r>
        <w:r w:rsidR="00826C4C" w:rsidDel="00A16CD3">
          <w:rPr>
            <w:lang w:val="en-US"/>
          </w:rPr>
          <w:delText>15 min</w:delText>
        </w:r>
      </w:del>
    </w:p>
    <w:p w:rsidR="00593A0D" w:rsidDel="00A16CD3" w:rsidRDefault="00593A0D">
      <w:pPr>
        <w:pStyle w:val="ListParagraph"/>
        <w:numPr>
          <w:ilvl w:val="0"/>
          <w:numId w:val="43"/>
        </w:numPr>
        <w:rPr>
          <w:del w:id="224" w:author="Tran Ngoc Ha (DTL.Ship)" w:date="2019-12-20T14:19:00Z"/>
          <w:lang w:val="en-US"/>
        </w:rPr>
        <w:pPrChange w:id="225" w:author="Tran Ngoc Ha (DTL.Ship)" w:date="2019-12-20T14:24:00Z">
          <w:pPr/>
        </w:pPrChange>
      </w:pPr>
      <w:del w:id="226" w:author="Tran Ngoc Ha (DTL.Ship)" w:date="2019-12-20T14:19:00Z">
        <w:r w:rsidDel="00A16CD3">
          <w:rPr>
            <w:lang w:val="en-US"/>
          </w:rPr>
          <w:delText>Objectives:</w:delText>
        </w:r>
        <w:r w:rsidR="00826C4C" w:rsidDel="00A16CD3">
          <w:rPr>
            <w:lang w:val="en-US"/>
          </w:rPr>
          <w:delText xml:space="preserve"> every single dev team member has to shortly explain:</w:delText>
        </w:r>
      </w:del>
    </w:p>
    <w:p w:rsidR="00826C4C" w:rsidRPr="00826C4C" w:rsidDel="00A16CD3" w:rsidRDefault="00826C4C">
      <w:pPr>
        <w:pStyle w:val="ListParagraph"/>
        <w:numPr>
          <w:ilvl w:val="0"/>
          <w:numId w:val="43"/>
        </w:numPr>
        <w:rPr>
          <w:del w:id="227" w:author="Tran Ngoc Ha (DTL.Ship)" w:date="2019-12-20T14:19:00Z"/>
          <w:lang w:val="en-US"/>
        </w:rPr>
        <w:pPrChange w:id="228" w:author="Tran Ngoc Ha (DTL.Ship)" w:date="2019-12-20T14:24:00Z">
          <w:pPr/>
        </w:pPrChange>
      </w:pPr>
    </w:p>
    <w:p w:rsidR="00826C4C" w:rsidRPr="00826C4C" w:rsidDel="00A16CD3" w:rsidRDefault="00826C4C">
      <w:pPr>
        <w:pStyle w:val="ListParagraph"/>
        <w:numPr>
          <w:ilvl w:val="0"/>
          <w:numId w:val="43"/>
        </w:numPr>
        <w:rPr>
          <w:del w:id="229" w:author="Tran Ngoc Ha (DTL.Ship)" w:date="2019-12-20T14:19:00Z"/>
          <w:lang w:val="en-US"/>
        </w:rPr>
        <w:pPrChange w:id="230" w:author="Tran Ngoc Ha (DTL.Ship)" w:date="2019-12-20T14:24:00Z">
          <w:pPr>
            <w:pStyle w:val="ListParagraph"/>
            <w:numPr>
              <w:numId w:val="31"/>
            </w:numPr>
            <w:ind w:left="431" w:hanging="431"/>
          </w:pPr>
        </w:pPrChange>
      </w:pPr>
      <w:del w:id="231" w:author="Tran Ngoc Ha (DTL.Ship)" w:date="2019-12-20T14:19:00Z">
        <w:r w:rsidRPr="00826C4C" w:rsidDel="00A16CD3">
          <w:rPr>
            <w:lang w:val="en-US"/>
          </w:rPr>
          <w:delText>What did you do yesterday?</w:delText>
        </w:r>
      </w:del>
    </w:p>
    <w:p w:rsidR="00826C4C" w:rsidRPr="00826C4C" w:rsidDel="00A16CD3" w:rsidRDefault="00826C4C">
      <w:pPr>
        <w:pStyle w:val="ListParagraph"/>
        <w:numPr>
          <w:ilvl w:val="0"/>
          <w:numId w:val="43"/>
        </w:numPr>
        <w:rPr>
          <w:del w:id="232" w:author="Tran Ngoc Ha (DTL.Ship)" w:date="2019-12-20T14:19:00Z"/>
          <w:lang w:val="en-US"/>
        </w:rPr>
        <w:pPrChange w:id="233" w:author="Tran Ngoc Ha (DTL.Ship)" w:date="2019-12-20T14:24:00Z">
          <w:pPr>
            <w:pStyle w:val="ListParagraph"/>
            <w:numPr>
              <w:numId w:val="31"/>
            </w:numPr>
            <w:ind w:left="431" w:hanging="431"/>
          </w:pPr>
        </w:pPrChange>
      </w:pPr>
      <w:del w:id="234" w:author="Tran Ngoc Ha (DTL.Ship)" w:date="2019-12-20T14:19:00Z">
        <w:r w:rsidRPr="00826C4C" w:rsidDel="00A16CD3">
          <w:rPr>
            <w:lang w:val="en-US"/>
          </w:rPr>
          <w:delText>What will you do today?</w:delText>
        </w:r>
      </w:del>
    </w:p>
    <w:p w:rsidR="00826C4C" w:rsidRPr="00826C4C" w:rsidDel="00A16CD3" w:rsidRDefault="00826C4C">
      <w:pPr>
        <w:pStyle w:val="ListParagraph"/>
        <w:numPr>
          <w:ilvl w:val="0"/>
          <w:numId w:val="43"/>
        </w:numPr>
        <w:rPr>
          <w:del w:id="235" w:author="Tran Ngoc Ha (DTL.Ship)" w:date="2019-12-20T14:19:00Z"/>
          <w:lang w:val="en-US"/>
        </w:rPr>
        <w:pPrChange w:id="236" w:author="Tran Ngoc Ha (DTL.Ship)" w:date="2019-12-20T14:24:00Z">
          <w:pPr>
            <w:pStyle w:val="ListParagraph"/>
            <w:numPr>
              <w:numId w:val="31"/>
            </w:numPr>
            <w:ind w:left="431" w:hanging="431"/>
          </w:pPr>
        </w:pPrChange>
      </w:pPr>
      <w:del w:id="237" w:author="Tran Ngoc Ha (DTL.Ship)" w:date="2019-12-20T14:19:00Z">
        <w:r w:rsidRPr="00922A69" w:rsidDel="00A16CD3">
          <w:rPr>
            <w:lang w:val="en-US"/>
          </w:rPr>
          <w:delText>Are there any impediments in your way?</w:delText>
        </w:r>
      </w:del>
    </w:p>
    <w:p w:rsidR="00593A0D" w:rsidDel="00A16CD3" w:rsidRDefault="00593A0D">
      <w:pPr>
        <w:pStyle w:val="ListParagraph"/>
        <w:numPr>
          <w:ilvl w:val="0"/>
          <w:numId w:val="43"/>
        </w:numPr>
        <w:rPr>
          <w:del w:id="238" w:author="Tran Ngoc Ha (DTL.Ship)" w:date="2019-12-20T14:19:00Z"/>
          <w:lang w:val="en-US"/>
        </w:rPr>
        <w:pPrChange w:id="239" w:author="Tran Ngoc Ha (DTL.Ship)" w:date="2019-12-20T14:24:00Z">
          <w:pPr/>
        </w:pPrChange>
      </w:pPr>
    </w:p>
    <w:p w:rsidR="00826C4C" w:rsidDel="00A16CD3" w:rsidRDefault="00826C4C">
      <w:pPr>
        <w:pStyle w:val="ListParagraph"/>
        <w:numPr>
          <w:ilvl w:val="0"/>
          <w:numId w:val="43"/>
        </w:numPr>
        <w:rPr>
          <w:del w:id="240" w:author="Tran Ngoc Ha (DTL.Ship)" w:date="2019-12-20T14:19:00Z"/>
          <w:lang w:val="en-US"/>
        </w:rPr>
        <w:pPrChange w:id="241" w:author="Tran Ngoc Ha (DTL.Ship)" w:date="2019-12-20T14:24:00Z">
          <w:pPr/>
        </w:pPrChange>
      </w:pPr>
      <w:del w:id="242" w:author="Tran Ngoc Ha (DTL.Ship)" w:date="2019-12-20T14:19:00Z">
        <w:r w:rsidDel="00A16CD3">
          <w:rPr>
            <w:lang w:val="en-US"/>
          </w:rPr>
          <w:delText>We are 7 in the Escalus dev team, so it should not be longer than 2 minutes per person.</w:delText>
        </w:r>
      </w:del>
    </w:p>
    <w:p w:rsidR="00593A0D" w:rsidRPr="00593A0D" w:rsidDel="00A16CD3" w:rsidRDefault="00593A0D">
      <w:pPr>
        <w:pStyle w:val="ListParagraph"/>
        <w:numPr>
          <w:ilvl w:val="0"/>
          <w:numId w:val="43"/>
        </w:numPr>
        <w:rPr>
          <w:del w:id="243" w:author="Tran Ngoc Ha (DTL.Ship)" w:date="2019-12-20T14:19:00Z"/>
          <w:lang w:val="en-US"/>
        </w:rPr>
        <w:pPrChange w:id="244" w:author="Tran Ngoc Ha (DTL.Ship)" w:date="2019-12-20T14:24:00Z">
          <w:pPr>
            <w:pStyle w:val="Heading3"/>
          </w:pPr>
        </w:pPrChange>
      </w:pPr>
      <w:del w:id="245" w:author="Tran Ngoc Ha (DTL.Ship)" w:date="2019-12-20T14:19:00Z">
        <w:r w:rsidRPr="00593A0D" w:rsidDel="00A16CD3">
          <w:rPr>
            <w:lang w:val="en-US"/>
          </w:rPr>
          <w:delText xml:space="preserve">Sprint </w:delText>
        </w:r>
        <w:r w:rsidDel="00A16CD3">
          <w:rPr>
            <w:lang w:val="en-US"/>
          </w:rPr>
          <w:delText xml:space="preserve">review </w:delText>
        </w:r>
        <w:r w:rsidRPr="00593A0D" w:rsidDel="00A16CD3">
          <w:rPr>
            <w:lang w:val="en-US"/>
          </w:rPr>
          <w:delText>meeting</w:delText>
        </w:r>
      </w:del>
    </w:p>
    <w:p w:rsidR="000A0E48" w:rsidDel="00A16CD3" w:rsidRDefault="000A0E48">
      <w:pPr>
        <w:pStyle w:val="ListParagraph"/>
        <w:numPr>
          <w:ilvl w:val="0"/>
          <w:numId w:val="43"/>
        </w:numPr>
        <w:rPr>
          <w:del w:id="246" w:author="Tran Ngoc Ha (DTL.Ship)" w:date="2019-12-20T14:19:00Z"/>
          <w:lang w:val="en-US"/>
        </w:rPr>
        <w:pPrChange w:id="247" w:author="Tran Ngoc Ha (DTL.Ship)" w:date="2019-12-20T14:24:00Z">
          <w:pPr/>
        </w:pPrChange>
      </w:pPr>
      <w:del w:id="248" w:author="Tran Ngoc Ha (DTL.Ship)" w:date="2019-12-20T14:19:00Z">
        <w:r w:rsidDel="00A16CD3">
          <w:rPr>
            <w:lang w:val="en-US"/>
          </w:rPr>
          <w:delText>Participants: PO, SM, DEV Team, Stakeholders</w:delText>
        </w:r>
      </w:del>
    </w:p>
    <w:p w:rsidR="000A0E48" w:rsidDel="00A16CD3" w:rsidRDefault="000A0E48">
      <w:pPr>
        <w:pStyle w:val="ListParagraph"/>
        <w:numPr>
          <w:ilvl w:val="0"/>
          <w:numId w:val="43"/>
        </w:numPr>
        <w:rPr>
          <w:del w:id="249" w:author="Tran Ngoc Ha (DTL.Ship)" w:date="2019-12-20T14:19:00Z"/>
          <w:lang w:val="en-US"/>
        </w:rPr>
        <w:pPrChange w:id="250" w:author="Tran Ngoc Ha (DTL.Ship)" w:date="2019-12-20T14:24:00Z">
          <w:pPr/>
        </w:pPrChange>
      </w:pPr>
      <w:del w:id="251" w:author="Tran Ngoc Ha (DTL.Ship)" w:date="2019-12-20T14:19:00Z">
        <w:r w:rsidDel="00A16CD3">
          <w:rPr>
            <w:lang w:val="en-US"/>
          </w:rPr>
          <w:delText>Duration: 2h</w:delText>
        </w:r>
      </w:del>
    </w:p>
    <w:p w:rsidR="000A0E48" w:rsidDel="00A16CD3" w:rsidRDefault="000A0E48">
      <w:pPr>
        <w:pStyle w:val="ListParagraph"/>
        <w:numPr>
          <w:ilvl w:val="0"/>
          <w:numId w:val="43"/>
        </w:numPr>
        <w:rPr>
          <w:del w:id="252" w:author="Tran Ngoc Ha (DTL.Ship)" w:date="2019-12-20T14:19:00Z"/>
          <w:lang w:val="en-US"/>
        </w:rPr>
        <w:pPrChange w:id="253" w:author="Tran Ngoc Ha (DTL.Ship)" w:date="2019-12-20T14:24:00Z">
          <w:pPr/>
        </w:pPrChange>
      </w:pPr>
      <w:del w:id="254" w:author="Tran Ngoc Ha (DTL.Ship)" w:date="2019-12-20T14:19:00Z">
        <w:r w:rsidDel="00A16CD3">
          <w:rPr>
            <w:lang w:val="en-US"/>
          </w:rPr>
          <w:delText xml:space="preserve">Objectives: </w:delText>
        </w:r>
      </w:del>
    </w:p>
    <w:p w:rsidR="000A0E48" w:rsidDel="00A16CD3" w:rsidRDefault="000A0E48">
      <w:pPr>
        <w:pStyle w:val="ListParagraph"/>
        <w:numPr>
          <w:ilvl w:val="0"/>
          <w:numId w:val="43"/>
        </w:numPr>
        <w:rPr>
          <w:del w:id="255" w:author="Tran Ngoc Ha (DTL.Ship)" w:date="2019-12-20T14:19:00Z"/>
          <w:lang w:val="en-US"/>
        </w:rPr>
        <w:pPrChange w:id="256" w:author="Tran Ngoc Ha (DTL.Ship)" w:date="2019-12-20T14:24:00Z">
          <w:pPr>
            <w:pStyle w:val="ListParagraph"/>
            <w:numPr>
              <w:numId w:val="25"/>
            </w:numPr>
            <w:ind w:hanging="360"/>
          </w:pPr>
        </w:pPrChange>
      </w:pPr>
      <w:del w:id="257" w:author="Tran Ngoc Ha (DTL.Ship)" w:date="2019-12-20T14:19:00Z">
        <w:r w:rsidDel="00A16CD3">
          <w:rPr>
            <w:lang w:val="en-US"/>
          </w:rPr>
          <w:delText>Product demo</w:delText>
        </w:r>
      </w:del>
    </w:p>
    <w:p w:rsidR="000A0E48" w:rsidDel="00A16CD3" w:rsidRDefault="000A0E48">
      <w:pPr>
        <w:pStyle w:val="ListParagraph"/>
        <w:numPr>
          <w:ilvl w:val="0"/>
          <w:numId w:val="43"/>
        </w:numPr>
        <w:rPr>
          <w:del w:id="258" w:author="Tran Ngoc Ha (DTL.Ship)" w:date="2019-12-20T14:19:00Z"/>
          <w:lang w:val="en-US"/>
        </w:rPr>
        <w:pPrChange w:id="259" w:author="Tran Ngoc Ha (DTL.Ship)" w:date="2019-12-20T14:24:00Z">
          <w:pPr>
            <w:pStyle w:val="ListParagraph"/>
            <w:numPr>
              <w:numId w:val="25"/>
            </w:numPr>
            <w:ind w:hanging="360"/>
          </w:pPr>
        </w:pPrChange>
      </w:pPr>
      <w:del w:id="260" w:author="Tran Ngoc Ha (DTL.Ship)" w:date="2019-12-20T14:19:00Z">
        <w:r w:rsidDel="00A16CD3">
          <w:rPr>
            <w:lang w:val="en-US"/>
          </w:rPr>
          <w:delText>PO declares what’s done</w:delText>
        </w:r>
      </w:del>
    </w:p>
    <w:p w:rsidR="000A0E48" w:rsidDel="00A16CD3" w:rsidRDefault="000A0E48">
      <w:pPr>
        <w:pStyle w:val="ListParagraph"/>
        <w:numPr>
          <w:ilvl w:val="0"/>
          <w:numId w:val="43"/>
        </w:numPr>
        <w:rPr>
          <w:del w:id="261" w:author="Tran Ngoc Ha (DTL.Ship)" w:date="2019-12-20T14:19:00Z"/>
          <w:lang w:val="en-US"/>
        </w:rPr>
        <w:pPrChange w:id="262" w:author="Tran Ngoc Ha (DTL.Ship)" w:date="2019-12-20T14:24:00Z">
          <w:pPr>
            <w:pStyle w:val="ListParagraph"/>
            <w:numPr>
              <w:numId w:val="25"/>
            </w:numPr>
            <w:ind w:hanging="360"/>
          </w:pPr>
        </w:pPrChange>
      </w:pPr>
      <w:del w:id="263" w:author="Tran Ngoc Ha (DTL.Ship)" w:date="2019-12-20T14:19:00Z">
        <w:r w:rsidDel="00A16CD3">
          <w:rPr>
            <w:lang w:val="en-US"/>
          </w:rPr>
          <w:delText>(Opt.) Measure velocity</w:delText>
        </w:r>
      </w:del>
    </w:p>
    <w:p w:rsidR="000A0E48" w:rsidRPr="000A0E48" w:rsidDel="00A16CD3" w:rsidRDefault="000A0E48">
      <w:pPr>
        <w:pStyle w:val="ListParagraph"/>
        <w:numPr>
          <w:ilvl w:val="0"/>
          <w:numId w:val="43"/>
        </w:numPr>
        <w:rPr>
          <w:del w:id="264" w:author="Tran Ngoc Ha (DTL.Ship)" w:date="2019-12-20T14:19:00Z"/>
          <w:lang w:val="en-US"/>
        </w:rPr>
        <w:pPrChange w:id="265" w:author="Tran Ngoc Ha (DTL.Ship)" w:date="2019-12-20T14:24:00Z">
          <w:pPr>
            <w:pStyle w:val="ListParagraph"/>
            <w:numPr>
              <w:numId w:val="25"/>
            </w:numPr>
            <w:ind w:hanging="360"/>
          </w:pPr>
        </w:pPrChange>
      </w:pPr>
      <w:del w:id="266" w:author="Tran Ngoc Ha (DTL.Ship)" w:date="2019-12-20T14:19:00Z">
        <w:r w:rsidDel="00A16CD3">
          <w:rPr>
            <w:lang w:val="en-US"/>
          </w:rPr>
          <w:delText>Stakeholders feedback</w:delText>
        </w:r>
      </w:del>
    </w:p>
    <w:p w:rsidR="00593A0D" w:rsidDel="00A16CD3" w:rsidRDefault="00593A0D">
      <w:pPr>
        <w:pStyle w:val="ListParagraph"/>
        <w:numPr>
          <w:ilvl w:val="0"/>
          <w:numId w:val="43"/>
        </w:numPr>
        <w:rPr>
          <w:del w:id="267" w:author="Tran Ngoc Ha (DTL.Ship)" w:date="2019-12-20T14:19:00Z"/>
          <w:lang w:val="en-US"/>
        </w:rPr>
        <w:pPrChange w:id="268" w:author="Tran Ngoc Ha (DTL.Ship)" w:date="2019-12-20T14:24:00Z">
          <w:pPr/>
        </w:pPrChange>
      </w:pPr>
    </w:p>
    <w:p w:rsidR="00593A0D" w:rsidRPr="00593A0D" w:rsidDel="00A16CD3" w:rsidRDefault="00593A0D">
      <w:pPr>
        <w:pStyle w:val="ListParagraph"/>
        <w:numPr>
          <w:ilvl w:val="0"/>
          <w:numId w:val="43"/>
        </w:numPr>
        <w:rPr>
          <w:del w:id="269" w:author="Tran Ngoc Ha (DTL.Ship)" w:date="2019-12-20T14:19:00Z"/>
          <w:lang w:val="en-US"/>
        </w:rPr>
        <w:pPrChange w:id="270" w:author="Tran Ngoc Ha (DTL.Ship)" w:date="2019-12-20T14:24:00Z">
          <w:pPr>
            <w:pStyle w:val="Heading3"/>
          </w:pPr>
        </w:pPrChange>
      </w:pPr>
      <w:del w:id="271" w:author="Tran Ngoc Ha (DTL.Ship)" w:date="2019-12-20T14:19:00Z">
        <w:r w:rsidRPr="00593A0D" w:rsidDel="00A16CD3">
          <w:rPr>
            <w:lang w:val="en-US"/>
          </w:rPr>
          <w:delText xml:space="preserve">Sprint </w:delText>
        </w:r>
        <w:r w:rsidDel="00A16CD3">
          <w:rPr>
            <w:lang w:val="en-US"/>
          </w:rPr>
          <w:delText>retrospective</w:delText>
        </w:r>
        <w:r w:rsidRPr="00593A0D" w:rsidDel="00A16CD3">
          <w:rPr>
            <w:lang w:val="en-US"/>
          </w:rPr>
          <w:delText xml:space="preserve"> meeting</w:delText>
        </w:r>
      </w:del>
    </w:p>
    <w:p w:rsidR="000A0E48" w:rsidDel="00A16CD3" w:rsidRDefault="000A0E48">
      <w:pPr>
        <w:pStyle w:val="ListParagraph"/>
        <w:numPr>
          <w:ilvl w:val="0"/>
          <w:numId w:val="43"/>
        </w:numPr>
        <w:rPr>
          <w:del w:id="272" w:author="Tran Ngoc Ha (DTL.Ship)" w:date="2019-12-20T14:19:00Z"/>
          <w:lang w:val="en-US"/>
        </w:rPr>
        <w:pPrChange w:id="273" w:author="Tran Ngoc Ha (DTL.Ship)" w:date="2019-12-20T14:24:00Z">
          <w:pPr/>
        </w:pPrChange>
      </w:pPr>
      <w:del w:id="274" w:author="Tran Ngoc Ha (DTL.Ship)" w:date="2019-12-20T14:19:00Z">
        <w:r w:rsidDel="00A16CD3">
          <w:rPr>
            <w:lang w:val="en-US"/>
          </w:rPr>
          <w:delText>Participants:</w:delText>
        </w:r>
        <w:r w:rsidR="00AD2B4D" w:rsidDel="00A16CD3">
          <w:rPr>
            <w:lang w:val="en-US"/>
          </w:rPr>
          <w:delText xml:space="preserve"> </w:delText>
        </w:r>
        <w:r w:rsidR="005537F7" w:rsidDel="00A16CD3">
          <w:rPr>
            <w:lang w:val="en-US"/>
          </w:rPr>
          <w:delText xml:space="preserve">SM, </w:delText>
        </w:r>
        <w:r w:rsidR="00AD2B4D" w:rsidDel="00A16CD3">
          <w:rPr>
            <w:lang w:val="en-US"/>
          </w:rPr>
          <w:delText>D</w:delText>
        </w:r>
        <w:r w:rsidR="005537F7" w:rsidDel="00A16CD3">
          <w:rPr>
            <w:lang w:val="en-US"/>
          </w:rPr>
          <w:delText xml:space="preserve">EV </w:delText>
        </w:r>
        <w:r w:rsidR="00AD2B4D" w:rsidDel="00A16CD3">
          <w:rPr>
            <w:lang w:val="en-US"/>
          </w:rPr>
          <w:delText>Team</w:delText>
        </w:r>
      </w:del>
    </w:p>
    <w:p w:rsidR="000A0E48" w:rsidDel="00A16CD3" w:rsidRDefault="000A0E48">
      <w:pPr>
        <w:pStyle w:val="ListParagraph"/>
        <w:numPr>
          <w:ilvl w:val="0"/>
          <w:numId w:val="43"/>
        </w:numPr>
        <w:rPr>
          <w:del w:id="275" w:author="Tran Ngoc Ha (DTL.Ship)" w:date="2019-12-20T14:19:00Z"/>
          <w:lang w:val="en-US"/>
        </w:rPr>
        <w:pPrChange w:id="276" w:author="Tran Ngoc Ha (DTL.Ship)" w:date="2019-12-20T14:24:00Z">
          <w:pPr/>
        </w:pPrChange>
      </w:pPr>
      <w:del w:id="277" w:author="Tran Ngoc Ha (DTL.Ship)" w:date="2019-12-20T14:19:00Z">
        <w:r w:rsidDel="00A16CD3">
          <w:rPr>
            <w:lang w:val="en-US"/>
          </w:rPr>
          <w:delText xml:space="preserve">Duration: </w:delText>
        </w:r>
        <w:r w:rsidR="005537F7" w:rsidDel="00A16CD3">
          <w:rPr>
            <w:lang w:val="en-US"/>
          </w:rPr>
          <w:delText>2h</w:delText>
        </w:r>
      </w:del>
    </w:p>
    <w:p w:rsidR="000A0E48" w:rsidDel="00A16CD3" w:rsidRDefault="000A0E48">
      <w:pPr>
        <w:pStyle w:val="ListParagraph"/>
        <w:numPr>
          <w:ilvl w:val="0"/>
          <w:numId w:val="43"/>
        </w:numPr>
        <w:rPr>
          <w:del w:id="278" w:author="Tran Ngoc Ha (DTL.Ship)" w:date="2019-12-20T14:19:00Z"/>
          <w:lang w:val="en-US"/>
        </w:rPr>
        <w:pPrChange w:id="279" w:author="Tran Ngoc Ha (DTL.Ship)" w:date="2019-12-20T14:24:00Z">
          <w:pPr/>
        </w:pPrChange>
      </w:pPr>
      <w:del w:id="280" w:author="Tran Ngoc Ha (DTL.Ship)" w:date="2019-12-20T14:19:00Z">
        <w:r w:rsidDel="00A16CD3">
          <w:rPr>
            <w:lang w:val="en-US"/>
          </w:rPr>
          <w:delText>Objectives:</w:delText>
        </w:r>
        <w:r w:rsidR="005537F7" w:rsidDel="00A16CD3">
          <w:rPr>
            <w:lang w:val="en-US"/>
          </w:rPr>
          <w:delText xml:space="preserve"> improve the process of building the application</w:delText>
        </w:r>
      </w:del>
    </w:p>
    <w:p w:rsidR="005537F7" w:rsidDel="00A16CD3" w:rsidRDefault="005537F7">
      <w:pPr>
        <w:pStyle w:val="ListParagraph"/>
        <w:numPr>
          <w:ilvl w:val="0"/>
          <w:numId w:val="43"/>
        </w:numPr>
        <w:rPr>
          <w:del w:id="281" w:author="Tran Ngoc Ha (DTL.Ship)" w:date="2019-12-20T14:19:00Z"/>
          <w:lang w:val="en-US"/>
        </w:rPr>
        <w:pPrChange w:id="282" w:author="Tran Ngoc Ha (DTL.Ship)" w:date="2019-12-20T14:24:00Z">
          <w:pPr/>
        </w:pPrChange>
      </w:pPr>
    </w:p>
    <w:p w:rsidR="005537F7" w:rsidRPr="005537F7" w:rsidDel="00A16CD3" w:rsidRDefault="005537F7">
      <w:pPr>
        <w:pStyle w:val="ListParagraph"/>
        <w:numPr>
          <w:ilvl w:val="0"/>
          <w:numId w:val="43"/>
        </w:numPr>
        <w:rPr>
          <w:del w:id="283" w:author="Tran Ngoc Ha (DTL.Ship)" w:date="2019-12-20T14:19:00Z"/>
          <w:lang w:val="en-US"/>
        </w:rPr>
        <w:pPrChange w:id="284" w:author="Tran Ngoc Ha (DTL.Ship)" w:date="2019-12-20T14:24:00Z">
          <w:pPr>
            <w:pStyle w:val="ListParagraph"/>
            <w:numPr>
              <w:numId w:val="26"/>
            </w:numPr>
            <w:ind w:hanging="360"/>
          </w:pPr>
        </w:pPrChange>
      </w:pPr>
      <w:del w:id="285" w:author="Tran Ngoc Ha (DTL.Ship)" w:date="2019-12-20T14:19:00Z">
        <w:r w:rsidRPr="005537F7" w:rsidDel="00A16CD3">
          <w:rPr>
            <w:lang w:val="en-US"/>
          </w:rPr>
          <w:delText>Safety Check</w:delText>
        </w:r>
        <w:r w:rsidDel="00A16CD3">
          <w:rPr>
            <w:lang w:val="en-US"/>
          </w:rPr>
          <w:delText xml:space="preserve"> (Level, Description, Comment of Safety Gradient Table (</w:delText>
        </w:r>
        <w:r w:rsidRPr="005537F7" w:rsidDel="00A16CD3">
          <w:rPr>
            <w:i/>
            <w:lang w:val="en-US"/>
          </w:rPr>
          <w:delText>Steven M.Smith, Safety Check</w:delText>
        </w:r>
        <w:r w:rsidDel="00A16CD3">
          <w:rPr>
            <w:lang w:val="en-US"/>
          </w:rPr>
          <w:delText>)</w:delText>
        </w:r>
      </w:del>
    </w:p>
    <w:p w:rsidR="005537F7" w:rsidRPr="005537F7" w:rsidDel="00A16CD3" w:rsidRDefault="005537F7">
      <w:pPr>
        <w:pStyle w:val="ListParagraph"/>
        <w:numPr>
          <w:ilvl w:val="0"/>
          <w:numId w:val="43"/>
        </w:numPr>
        <w:rPr>
          <w:del w:id="286" w:author="Tran Ngoc Ha (DTL.Ship)" w:date="2019-12-20T14:19:00Z"/>
          <w:lang w:val="en-US"/>
        </w:rPr>
        <w:pPrChange w:id="287" w:author="Tran Ngoc Ha (DTL.Ship)" w:date="2019-12-20T14:24:00Z">
          <w:pPr>
            <w:pStyle w:val="ListParagraph"/>
            <w:numPr>
              <w:numId w:val="26"/>
            </w:numPr>
            <w:ind w:hanging="360"/>
          </w:pPr>
        </w:pPrChange>
      </w:pPr>
      <w:del w:id="288" w:author="Tran Ngoc Ha (DTL.Ship)" w:date="2019-12-20T14:19:00Z">
        <w:r w:rsidRPr="005537F7" w:rsidDel="00A16CD3">
          <w:rPr>
            <w:lang w:val="en-US"/>
          </w:rPr>
          <w:delText>Focused Conversation Principles</w:delText>
        </w:r>
      </w:del>
    </w:p>
    <w:p w:rsidR="005537F7" w:rsidRPr="005537F7" w:rsidDel="00A16CD3" w:rsidRDefault="005537F7">
      <w:pPr>
        <w:pStyle w:val="ListParagraph"/>
        <w:numPr>
          <w:ilvl w:val="0"/>
          <w:numId w:val="43"/>
        </w:numPr>
        <w:rPr>
          <w:del w:id="289" w:author="Tran Ngoc Ha (DTL.Ship)" w:date="2019-12-20T14:19:00Z"/>
          <w:lang w:val="en-US"/>
        </w:rPr>
        <w:pPrChange w:id="290" w:author="Tran Ngoc Ha (DTL.Ship)" w:date="2019-12-20T14:24:00Z">
          <w:pPr>
            <w:pStyle w:val="ListParagraph"/>
            <w:numPr>
              <w:numId w:val="26"/>
            </w:numPr>
            <w:ind w:hanging="360"/>
          </w:pPr>
        </w:pPrChange>
      </w:pPr>
      <w:del w:id="291" w:author="Tran Ngoc Ha (DTL.Ship)" w:date="2019-12-20T14:19:00Z">
        <w:r w:rsidRPr="005537F7" w:rsidDel="00A16CD3">
          <w:rPr>
            <w:lang w:val="en-US"/>
          </w:rPr>
          <w:delText>Basic Retrospective</w:delText>
        </w:r>
      </w:del>
    </w:p>
    <w:p w:rsidR="005537F7" w:rsidRPr="005537F7" w:rsidDel="00A16CD3" w:rsidRDefault="005537F7">
      <w:pPr>
        <w:pStyle w:val="ListParagraph"/>
        <w:numPr>
          <w:ilvl w:val="0"/>
          <w:numId w:val="43"/>
        </w:numPr>
        <w:rPr>
          <w:del w:id="292" w:author="Tran Ngoc Ha (DTL.Ship)" w:date="2019-12-20T14:19:00Z"/>
          <w:lang w:val="en-US"/>
        </w:rPr>
        <w:pPrChange w:id="293" w:author="Tran Ngoc Ha (DTL.Ship)" w:date="2019-12-20T14:24:00Z">
          <w:pPr>
            <w:pStyle w:val="ListParagraph"/>
            <w:numPr>
              <w:numId w:val="26"/>
            </w:numPr>
            <w:ind w:hanging="360"/>
          </w:pPr>
        </w:pPrChange>
      </w:pPr>
      <w:del w:id="294" w:author="Tran Ngoc Ha (DTL.Ship)" w:date="2019-12-20T14:19:00Z">
        <w:r w:rsidRPr="005537F7" w:rsidDel="00A16CD3">
          <w:rPr>
            <w:lang w:val="en-US"/>
          </w:rPr>
          <w:delText>Silent Writing</w:delText>
        </w:r>
      </w:del>
    </w:p>
    <w:p w:rsidR="005537F7" w:rsidRPr="005537F7" w:rsidDel="00A16CD3" w:rsidRDefault="005537F7">
      <w:pPr>
        <w:pStyle w:val="ListParagraph"/>
        <w:numPr>
          <w:ilvl w:val="0"/>
          <w:numId w:val="43"/>
        </w:numPr>
        <w:rPr>
          <w:del w:id="295" w:author="Tran Ngoc Ha (DTL.Ship)" w:date="2019-12-20T14:19:00Z"/>
          <w:lang w:val="en-US"/>
        </w:rPr>
        <w:pPrChange w:id="296" w:author="Tran Ngoc Ha (DTL.Ship)" w:date="2019-12-20T14:24:00Z">
          <w:pPr>
            <w:pStyle w:val="ListParagraph"/>
            <w:numPr>
              <w:numId w:val="26"/>
            </w:numPr>
            <w:ind w:hanging="360"/>
          </w:pPr>
        </w:pPrChange>
      </w:pPr>
      <w:del w:id="297" w:author="Tran Ngoc Ha (DTL.Ship)" w:date="2019-12-20T14:19:00Z">
        <w:r w:rsidRPr="005537F7" w:rsidDel="00A16CD3">
          <w:rPr>
            <w:lang w:val="en-US"/>
          </w:rPr>
          <w:delText>Timeline Retrospective</w:delText>
        </w:r>
      </w:del>
    </w:p>
    <w:p w:rsidR="000A0E48" w:rsidDel="00A16CD3" w:rsidRDefault="000A0E48">
      <w:pPr>
        <w:pStyle w:val="ListParagraph"/>
        <w:numPr>
          <w:ilvl w:val="0"/>
          <w:numId w:val="43"/>
        </w:numPr>
        <w:rPr>
          <w:del w:id="298" w:author="Tran Ngoc Ha (DTL.Ship)" w:date="2019-12-20T14:19:00Z"/>
          <w:lang w:val="en-US"/>
        </w:rPr>
        <w:pPrChange w:id="299" w:author="Tran Ngoc Ha (DTL.Ship)" w:date="2019-12-20T14:24:00Z">
          <w:pPr/>
        </w:pPrChange>
      </w:pPr>
    </w:p>
    <w:p w:rsidR="00593A0D" w:rsidRPr="00593A0D" w:rsidDel="00A16CD3" w:rsidRDefault="00593A0D">
      <w:pPr>
        <w:pStyle w:val="ListParagraph"/>
        <w:numPr>
          <w:ilvl w:val="0"/>
          <w:numId w:val="43"/>
        </w:numPr>
        <w:rPr>
          <w:del w:id="300" w:author="Tran Ngoc Ha (DTL.Ship)" w:date="2019-12-20T14:19:00Z"/>
          <w:lang w:val="en-US"/>
        </w:rPr>
        <w:pPrChange w:id="301" w:author="Tran Ngoc Ha (DTL.Ship)" w:date="2019-12-20T14:24:00Z">
          <w:pPr>
            <w:pStyle w:val="Heading3"/>
          </w:pPr>
        </w:pPrChange>
      </w:pPr>
      <w:del w:id="302" w:author="Tran Ngoc Ha (DTL.Ship)" w:date="2019-12-20T14:19:00Z">
        <w:r w:rsidDel="00A16CD3">
          <w:rPr>
            <w:lang w:val="en-US"/>
          </w:rPr>
          <w:delText>Backlog Refinement meeting</w:delText>
        </w:r>
      </w:del>
    </w:p>
    <w:p w:rsidR="00593A0D" w:rsidDel="00A16CD3" w:rsidRDefault="00593A0D">
      <w:pPr>
        <w:pStyle w:val="ListParagraph"/>
        <w:numPr>
          <w:ilvl w:val="0"/>
          <w:numId w:val="43"/>
        </w:numPr>
        <w:rPr>
          <w:del w:id="303" w:author="Tran Ngoc Ha (DTL.Ship)" w:date="2019-12-20T14:19:00Z"/>
          <w:lang w:val="en-US"/>
        </w:rPr>
        <w:pPrChange w:id="304" w:author="Tran Ngoc Ha (DTL.Ship)" w:date="2019-12-20T14:24:00Z">
          <w:pPr/>
        </w:pPrChange>
      </w:pPr>
      <w:del w:id="305" w:author="Tran Ngoc Ha (DTL.Ship)" w:date="2019-12-20T14:19:00Z">
        <w:r w:rsidDel="00A16CD3">
          <w:rPr>
            <w:lang w:val="en-US"/>
          </w:rPr>
          <w:delText>Participants:</w:delText>
        </w:r>
        <w:r w:rsidR="000A0E48" w:rsidRPr="000A0E48" w:rsidDel="00A16CD3">
          <w:rPr>
            <w:lang w:val="en-US"/>
          </w:rPr>
          <w:delText xml:space="preserve"> </w:delText>
        </w:r>
        <w:r w:rsidR="000A0E48" w:rsidDel="00A16CD3">
          <w:rPr>
            <w:lang w:val="en-US"/>
          </w:rPr>
          <w:delText>PO, SM, DEV Team</w:delText>
        </w:r>
      </w:del>
    </w:p>
    <w:p w:rsidR="00593A0D" w:rsidDel="00A16CD3" w:rsidRDefault="00593A0D">
      <w:pPr>
        <w:pStyle w:val="ListParagraph"/>
        <w:numPr>
          <w:ilvl w:val="0"/>
          <w:numId w:val="43"/>
        </w:numPr>
        <w:rPr>
          <w:del w:id="306" w:author="Tran Ngoc Ha (DTL.Ship)" w:date="2019-12-20T14:19:00Z"/>
          <w:lang w:val="en-US"/>
        </w:rPr>
        <w:pPrChange w:id="307" w:author="Tran Ngoc Ha (DTL.Ship)" w:date="2019-12-20T14:24:00Z">
          <w:pPr/>
        </w:pPrChange>
      </w:pPr>
      <w:del w:id="308" w:author="Tran Ngoc Ha (DTL.Ship)" w:date="2019-12-20T14:19:00Z">
        <w:r w:rsidDel="00A16CD3">
          <w:rPr>
            <w:lang w:val="en-US"/>
          </w:rPr>
          <w:delText xml:space="preserve">Duration: </w:delText>
        </w:r>
        <w:r w:rsidR="000A0E48" w:rsidDel="00A16CD3">
          <w:rPr>
            <w:lang w:val="en-US"/>
          </w:rPr>
          <w:delText>2</w:delText>
        </w:r>
        <w:r w:rsidR="00826C4C" w:rsidDel="00A16CD3">
          <w:rPr>
            <w:lang w:val="en-US"/>
          </w:rPr>
          <w:delText>h</w:delText>
        </w:r>
      </w:del>
    </w:p>
    <w:p w:rsidR="00593A0D" w:rsidDel="00A16CD3" w:rsidRDefault="00593A0D">
      <w:pPr>
        <w:pStyle w:val="ListParagraph"/>
        <w:numPr>
          <w:ilvl w:val="0"/>
          <w:numId w:val="43"/>
        </w:numPr>
        <w:rPr>
          <w:del w:id="309" w:author="Tran Ngoc Ha (DTL.Ship)" w:date="2019-12-20T14:19:00Z"/>
          <w:lang w:val="en-US"/>
        </w:rPr>
        <w:pPrChange w:id="310" w:author="Tran Ngoc Ha (DTL.Ship)" w:date="2019-12-20T14:24:00Z">
          <w:pPr/>
        </w:pPrChange>
      </w:pPr>
      <w:del w:id="311" w:author="Tran Ngoc Ha (DTL.Ship)" w:date="2019-12-20T14:19:00Z">
        <w:r w:rsidDel="00A16CD3">
          <w:rPr>
            <w:lang w:val="en-US"/>
          </w:rPr>
          <w:delText>Objectives:</w:delText>
        </w:r>
        <w:r w:rsidR="000A0E48" w:rsidDel="00A16CD3">
          <w:rPr>
            <w:lang w:val="en-US"/>
          </w:rPr>
          <w:delText xml:space="preserve"> discuss the stories on top of the product backlog, appraisal of how difficult work will be.</w:delText>
        </w:r>
        <w:r w:rsidR="00826C4C" w:rsidRPr="00984309" w:rsidDel="00A16CD3">
          <w:rPr>
            <w:lang w:val="en-US"/>
          </w:rPr>
          <w:delText xml:space="preserve"> </w:delText>
        </w:r>
        <w:r w:rsidR="00826C4C" w:rsidRPr="00826C4C" w:rsidDel="00A16CD3">
          <w:rPr>
            <w:lang w:val="en-US"/>
          </w:rPr>
          <w:delText xml:space="preserve">Product backlog refinement helps keep the upcoming backlog items discussed in detail and lined up for future sprints. This will improve the rhythm of the Scrum team, and by the time the team reaches the next sprint planning meeting, information about these items will be clear - See more at: </w:delText>
        </w:r>
        <w:r w:rsidR="00116CC7" w:rsidDel="00A16CD3">
          <w:fldChar w:fldCharType="begin"/>
        </w:r>
        <w:r w:rsidR="00116CC7" w:rsidDel="00A16CD3">
          <w:delInstrText xml:space="preserve"> HYPERLINK "https://www.scrumalliance.org/community/articles/2014/july/tips-to-conduct-effective-joint-product-backlog-re" \l "sthash.XM49s5Hz.dpuf" </w:delInstrText>
        </w:r>
        <w:r w:rsidR="00116CC7" w:rsidDel="00A16CD3">
          <w:fldChar w:fldCharType="separate"/>
        </w:r>
        <w:r w:rsidR="00826C4C" w:rsidRPr="00943F4E" w:rsidDel="00A16CD3">
          <w:rPr>
            <w:rStyle w:val="Hyperlink"/>
            <w:lang w:val="en-US"/>
          </w:rPr>
          <w:delText>https://www.scrumalliance.org/community/articles/2014/july/tips-to-conduct-effective-joint-product-backlog-re#sthash.XM49s5Hz.dpuf</w:delText>
        </w:r>
        <w:r w:rsidR="00116CC7" w:rsidDel="00A16CD3">
          <w:rPr>
            <w:rStyle w:val="Hyperlink"/>
            <w:lang w:val="en-US"/>
          </w:rPr>
          <w:fldChar w:fldCharType="end"/>
        </w:r>
        <w:r w:rsidR="00826C4C" w:rsidDel="00A16CD3">
          <w:rPr>
            <w:lang w:val="en-US"/>
          </w:rPr>
          <w:delText xml:space="preserve"> </w:delText>
        </w:r>
      </w:del>
    </w:p>
    <w:p w:rsidR="00826C4C" w:rsidDel="00A16CD3" w:rsidRDefault="00826C4C">
      <w:pPr>
        <w:pStyle w:val="ListParagraph"/>
        <w:numPr>
          <w:ilvl w:val="0"/>
          <w:numId w:val="43"/>
        </w:numPr>
        <w:rPr>
          <w:del w:id="312" w:author="Tran Ngoc Ha (DTL.Ship)" w:date="2019-12-20T14:19:00Z"/>
          <w:lang w:val="en-US"/>
        </w:rPr>
        <w:pPrChange w:id="313" w:author="Tran Ngoc Ha (DTL.Ship)" w:date="2019-12-20T14:24:00Z">
          <w:pPr/>
        </w:pPrChange>
      </w:pPr>
    </w:p>
    <w:p w:rsidR="004154E1" w:rsidDel="00A16CD3" w:rsidRDefault="004154E1">
      <w:pPr>
        <w:pStyle w:val="ListParagraph"/>
        <w:numPr>
          <w:ilvl w:val="0"/>
          <w:numId w:val="43"/>
        </w:numPr>
        <w:rPr>
          <w:del w:id="314" w:author="Tran Ngoc Ha (DTL.Ship)" w:date="2019-12-20T14:19:00Z"/>
          <w:lang w:val="en-US"/>
        </w:rPr>
        <w:pPrChange w:id="315" w:author="Tran Ngoc Ha (DTL.Ship)" w:date="2019-12-20T14:24:00Z">
          <w:pPr/>
        </w:pPrChange>
      </w:pPr>
    </w:p>
    <w:p w:rsidR="00593A0D" w:rsidDel="00A16CD3" w:rsidRDefault="00E518F4">
      <w:pPr>
        <w:pStyle w:val="ListParagraph"/>
        <w:numPr>
          <w:ilvl w:val="0"/>
          <w:numId w:val="43"/>
        </w:numPr>
        <w:rPr>
          <w:del w:id="316" w:author="Tran Ngoc Ha (DTL.Ship)" w:date="2019-12-20T14:19:00Z"/>
          <w:lang w:val="en-US"/>
        </w:rPr>
        <w:pPrChange w:id="317" w:author="Tran Ngoc Ha (DTL.Ship)" w:date="2019-12-20T14:24:00Z">
          <w:pPr>
            <w:pStyle w:val="Heading2"/>
          </w:pPr>
        </w:pPrChange>
      </w:pPr>
      <w:del w:id="318" w:author="Tran Ngoc Ha (DTL.Ship)" w:date="2019-12-20T14:19:00Z">
        <w:r w:rsidDel="00A16CD3">
          <w:rPr>
            <w:lang w:val="en-US"/>
          </w:rPr>
          <w:delText>Epic/Story Using</w:delText>
        </w:r>
      </w:del>
    </w:p>
    <w:p w:rsidR="00E518F4" w:rsidDel="00A16CD3" w:rsidRDefault="00E518F4">
      <w:pPr>
        <w:pStyle w:val="ListParagraph"/>
        <w:numPr>
          <w:ilvl w:val="0"/>
          <w:numId w:val="43"/>
        </w:numPr>
        <w:rPr>
          <w:del w:id="319" w:author="Tran Ngoc Ha (DTL.Ship)" w:date="2019-12-20T14:19:00Z"/>
          <w:lang w:val="en-US"/>
        </w:rPr>
        <w:pPrChange w:id="320" w:author="Tran Ngoc Ha (DTL.Ship)" w:date="2019-12-20T14:24:00Z">
          <w:pPr/>
        </w:pPrChange>
      </w:pPr>
      <w:del w:id="321" w:author="Tran Ngoc Ha (DTL.Ship)" w:date="2019-12-20T14:19:00Z">
        <w:r w:rsidDel="00A16CD3">
          <w:rPr>
            <w:lang w:val="en-US"/>
          </w:rPr>
          <w:delText>Story must be estimated in Point from Plan mode of SCRUM Board</w:delText>
        </w:r>
      </w:del>
    </w:p>
    <w:p w:rsidR="00E518F4" w:rsidDel="00A16CD3" w:rsidRDefault="00E518F4">
      <w:pPr>
        <w:pStyle w:val="ListParagraph"/>
        <w:numPr>
          <w:ilvl w:val="0"/>
          <w:numId w:val="43"/>
        </w:numPr>
        <w:rPr>
          <w:del w:id="322" w:author="Tran Ngoc Ha (DTL.Ship)" w:date="2019-12-20T14:19:00Z"/>
          <w:lang w:val="en-US"/>
        </w:rPr>
        <w:pPrChange w:id="323" w:author="Tran Ngoc Ha (DTL.Ship)" w:date="2019-12-20T14:24:00Z">
          <w:pPr/>
        </w:pPrChange>
      </w:pPr>
      <w:del w:id="324" w:author="Tran Ngoc Ha (DTL.Ship)" w:date="2019-12-20T14:19:00Z">
        <w:r w:rsidDel="00A16CD3">
          <w:rPr>
            <w:lang w:val="en-US"/>
          </w:rPr>
          <w:delText>Epic/Story must be defined with format as: “As a &lt;role&gt;, I want &lt;function/business&gt;, so that &lt;value&gt;” and INVEST rules (i.e.: Independent, Negotiable</w:delText>
        </w:r>
        <w:r w:rsidR="004154E1" w:rsidDel="00A16CD3">
          <w:rPr>
            <w:lang w:val="en-US"/>
          </w:rPr>
          <w:delText>, Valuable, Estimable, Small</w:delText>
        </w:r>
        <w:r w:rsidDel="00A16CD3">
          <w:rPr>
            <w:lang w:val="en-US"/>
          </w:rPr>
          <w:delText xml:space="preserve"> </w:delText>
        </w:r>
        <w:r w:rsidR="004154E1" w:rsidDel="00A16CD3">
          <w:rPr>
            <w:lang w:val="en-US"/>
          </w:rPr>
          <w:delText>and Testable</w:delText>
        </w:r>
        <w:r w:rsidDel="00A16CD3">
          <w:rPr>
            <w:lang w:val="en-US"/>
          </w:rPr>
          <w:delText>).</w:delText>
        </w:r>
      </w:del>
    </w:p>
    <w:p w:rsidR="00E518F4" w:rsidRPr="00E518F4" w:rsidDel="00A16CD3" w:rsidRDefault="00E518F4">
      <w:pPr>
        <w:pStyle w:val="ListParagraph"/>
        <w:numPr>
          <w:ilvl w:val="0"/>
          <w:numId w:val="43"/>
        </w:numPr>
        <w:rPr>
          <w:del w:id="325" w:author="Tran Ngoc Ha (DTL.Ship)" w:date="2019-12-20T14:19:00Z"/>
          <w:lang w:val="en-US"/>
        </w:rPr>
        <w:pPrChange w:id="326" w:author="Tran Ngoc Ha (DTL.Ship)" w:date="2019-12-20T14:24:00Z">
          <w:pPr/>
        </w:pPrChange>
      </w:pPr>
    </w:p>
    <w:p w:rsidR="00593A0D" w:rsidDel="00A16CD3" w:rsidRDefault="00262515">
      <w:pPr>
        <w:pStyle w:val="ListParagraph"/>
        <w:numPr>
          <w:ilvl w:val="0"/>
          <w:numId w:val="43"/>
        </w:numPr>
        <w:rPr>
          <w:del w:id="327" w:author="Tran Ngoc Ha (DTL.Ship)" w:date="2019-12-20T14:19:00Z"/>
          <w:lang w:val="en-US"/>
        </w:rPr>
        <w:pPrChange w:id="328" w:author="Tran Ngoc Ha (DTL.Ship)" w:date="2019-12-20T14:24:00Z">
          <w:pPr>
            <w:pStyle w:val="Heading2"/>
          </w:pPr>
        </w:pPrChange>
      </w:pPr>
      <w:del w:id="329" w:author="Tran Ngoc Ha (DTL.Ship)" w:date="2019-12-20T14:19:00Z">
        <w:r w:rsidDel="00A16CD3">
          <w:rPr>
            <w:lang w:val="en-US"/>
          </w:rPr>
          <w:delText>Definition of Done</w:delText>
        </w:r>
      </w:del>
    </w:p>
    <w:p w:rsidR="00262515" w:rsidDel="00A16CD3" w:rsidRDefault="00262515">
      <w:pPr>
        <w:pStyle w:val="ListParagraph"/>
        <w:numPr>
          <w:ilvl w:val="0"/>
          <w:numId w:val="43"/>
        </w:numPr>
        <w:rPr>
          <w:del w:id="330" w:author="Tran Ngoc Ha (DTL.Ship)" w:date="2019-12-20T14:19:00Z"/>
          <w:lang w:val="en-US"/>
        </w:rPr>
        <w:pPrChange w:id="331" w:author="Tran Ngoc Ha (DTL.Ship)" w:date="2019-12-20T14:24:00Z">
          <w:pPr/>
        </w:pPrChange>
      </w:pPr>
    </w:p>
    <w:p w:rsidR="00262515" w:rsidRPr="00262515" w:rsidDel="00A16CD3" w:rsidRDefault="00262515">
      <w:pPr>
        <w:pStyle w:val="ListParagraph"/>
        <w:numPr>
          <w:ilvl w:val="0"/>
          <w:numId w:val="43"/>
        </w:numPr>
        <w:rPr>
          <w:del w:id="332" w:author="Tran Ngoc Ha (DTL.Ship)" w:date="2019-12-20T14:19:00Z"/>
          <w:b/>
          <w:lang w:val="en-US"/>
        </w:rPr>
        <w:pPrChange w:id="333" w:author="Tran Ngoc Ha (DTL.Ship)" w:date="2019-12-20T14:24:00Z">
          <w:pPr>
            <w:pBdr>
              <w:top w:val="single" w:sz="4" w:space="1" w:color="auto"/>
              <w:left w:val="single" w:sz="4" w:space="4" w:color="auto"/>
              <w:bottom w:val="single" w:sz="4" w:space="1" w:color="auto"/>
              <w:right w:val="single" w:sz="4" w:space="4" w:color="auto"/>
            </w:pBdr>
            <w:jc w:val="center"/>
          </w:pPr>
        </w:pPrChange>
      </w:pPr>
      <w:del w:id="334" w:author="Tran Ngoc Ha (DTL.Ship)" w:date="2019-12-20T14:19:00Z">
        <w:r w:rsidRPr="00262515" w:rsidDel="00A16CD3">
          <w:rPr>
            <w:b/>
            <w:lang w:val="en-US"/>
          </w:rPr>
          <w:delText>Properly tested</w:delText>
        </w:r>
      </w:del>
    </w:p>
    <w:p w:rsidR="00262515" w:rsidRPr="00262515" w:rsidDel="00A16CD3" w:rsidRDefault="00262515">
      <w:pPr>
        <w:pStyle w:val="ListParagraph"/>
        <w:numPr>
          <w:ilvl w:val="0"/>
          <w:numId w:val="43"/>
        </w:numPr>
        <w:rPr>
          <w:del w:id="335" w:author="Tran Ngoc Ha (DTL.Ship)" w:date="2019-12-20T14:19:00Z"/>
          <w:b/>
          <w:lang w:val="en-US"/>
        </w:rPr>
        <w:pPrChange w:id="336" w:author="Tran Ngoc Ha (DTL.Ship)" w:date="2019-12-20T14:24:00Z">
          <w:pPr>
            <w:pBdr>
              <w:top w:val="single" w:sz="4" w:space="1" w:color="auto"/>
              <w:left w:val="single" w:sz="4" w:space="4" w:color="auto"/>
              <w:bottom w:val="single" w:sz="4" w:space="1" w:color="auto"/>
              <w:right w:val="single" w:sz="4" w:space="4" w:color="auto"/>
            </w:pBdr>
            <w:jc w:val="center"/>
          </w:pPr>
        </w:pPrChange>
      </w:pPr>
      <w:del w:id="337" w:author="Tran Ngoc Ha (DTL.Ship)" w:date="2019-12-20T14:19:00Z">
        <w:r w:rsidRPr="00262515" w:rsidDel="00A16CD3">
          <w:rPr>
            <w:b/>
            <w:lang w:val="en-US"/>
          </w:rPr>
          <w:delText>Refactored</w:delText>
        </w:r>
      </w:del>
    </w:p>
    <w:p w:rsidR="00262515" w:rsidRPr="00262515" w:rsidDel="00A16CD3" w:rsidRDefault="00262515">
      <w:pPr>
        <w:pStyle w:val="ListParagraph"/>
        <w:numPr>
          <w:ilvl w:val="0"/>
          <w:numId w:val="43"/>
        </w:numPr>
        <w:rPr>
          <w:del w:id="338" w:author="Tran Ngoc Ha (DTL.Ship)" w:date="2019-12-20T14:19:00Z"/>
          <w:b/>
          <w:lang w:val="en-US"/>
        </w:rPr>
        <w:pPrChange w:id="339" w:author="Tran Ngoc Ha (DTL.Ship)" w:date="2019-12-20T14:24:00Z">
          <w:pPr>
            <w:pBdr>
              <w:top w:val="single" w:sz="4" w:space="1" w:color="auto"/>
              <w:left w:val="single" w:sz="4" w:space="4" w:color="auto"/>
              <w:bottom w:val="single" w:sz="4" w:space="1" w:color="auto"/>
              <w:right w:val="single" w:sz="4" w:space="4" w:color="auto"/>
            </w:pBdr>
            <w:jc w:val="center"/>
          </w:pPr>
        </w:pPrChange>
      </w:pPr>
      <w:del w:id="340" w:author="Tran Ngoc Ha (DTL.Ship)" w:date="2019-12-20T14:19:00Z">
        <w:r w:rsidRPr="00262515" w:rsidDel="00A16CD3">
          <w:rPr>
            <w:b/>
            <w:lang w:val="en-US"/>
          </w:rPr>
          <w:delText>Potentially shippable</w:delText>
        </w:r>
      </w:del>
    </w:p>
    <w:p w:rsidR="00262515" w:rsidDel="00A16CD3" w:rsidRDefault="00262515">
      <w:pPr>
        <w:pStyle w:val="ListParagraph"/>
        <w:numPr>
          <w:ilvl w:val="0"/>
          <w:numId w:val="43"/>
        </w:numPr>
        <w:rPr>
          <w:del w:id="341" w:author="Tran Ngoc Ha (DTL.Ship)" w:date="2019-12-20T14:19:00Z"/>
          <w:lang w:val="en-US"/>
        </w:rPr>
        <w:pPrChange w:id="342" w:author="Tran Ngoc Ha (DTL.Ship)" w:date="2019-12-20T14:24:00Z">
          <w:pPr/>
        </w:pPrChange>
      </w:pPr>
    </w:p>
    <w:p w:rsidR="00262515" w:rsidDel="00A16CD3" w:rsidRDefault="00262515">
      <w:pPr>
        <w:pStyle w:val="ListParagraph"/>
        <w:numPr>
          <w:ilvl w:val="0"/>
          <w:numId w:val="43"/>
        </w:numPr>
        <w:rPr>
          <w:del w:id="343" w:author="Tran Ngoc Ha (DTL.Ship)" w:date="2019-12-20T14:19:00Z"/>
          <w:lang w:val="en-US"/>
        </w:rPr>
        <w:pPrChange w:id="344" w:author="Tran Ngoc Ha (DTL.Ship)" w:date="2019-12-20T14:24:00Z">
          <w:pPr>
            <w:pStyle w:val="ListParagraph"/>
            <w:numPr>
              <w:numId w:val="24"/>
            </w:numPr>
            <w:ind w:hanging="360"/>
          </w:pPr>
        </w:pPrChange>
      </w:pPr>
      <w:del w:id="345" w:author="Tran Ngoc Ha (DTL.Ship)" w:date="2019-12-20T14:19:00Z">
        <w:r w:rsidRPr="00262515" w:rsidDel="00A16CD3">
          <w:rPr>
            <w:lang w:val="en-US"/>
          </w:rPr>
          <w:delText>Manual, exploratory testing has been conducted</w:delText>
        </w:r>
      </w:del>
    </w:p>
    <w:p w:rsidR="00262515" w:rsidDel="00A16CD3" w:rsidRDefault="009539DD">
      <w:pPr>
        <w:pStyle w:val="ListParagraph"/>
        <w:numPr>
          <w:ilvl w:val="0"/>
          <w:numId w:val="43"/>
        </w:numPr>
        <w:rPr>
          <w:del w:id="346" w:author="Tran Ngoc Ha (DTL.Ship)" w:date="2019-12-20T14:19:00Z"/>
          <w:lang w:val="en-US"/>
        </w:rPr>
        <w:pPrChange w:id="347" w:author="Tran Ngoc Ha (DTL.Ship)" w:date="2019-12-20T14:24:00Z">
          <w:pPr>
            <w:pStyle w:val="ListParagraph"/>
            <w:numPr>
              <w:numId w:val="24"/>
            </w:numPr>
            <w:ind w:hanging="360"/>
          </w:pPr>
        </w:pPrChange>
      </w:pPr>
      <w:del w:id="348" w:author="Tran Ngoc Ha (DTL.Ship)" w:date="2019-12-20T14:19:00Z">
        <w:r w:rsidDel="00A16CD3">
          <w:rPr>
            <w:lang w:val="en-US"/>
          </w:rPr>
          <w:delText>Acceptance criteria have passed</w:delText>
        </w:r>
      </w:del>
    </w:p>
    <w:p w:rsidR="009539DD" w:rsidRPr="00262515" w:rsidDel="00A16CD3" w:rsidRDefault="009539DD">
      <w:pPr>
        <w:pStyle w:val="ListParagraph"/>
        <w:numPr>
          <w:ilvl w:val="0"/>
          <w:numId w:val="43"/>
        </w:numPr>
        <w:rPr>
          <w:del w:id="349" w:author="Tran Ngoc Ha (DTL.Ship)" w:date="2019-12-20T14:19:00Z"/>
          <w:lang w:val="en-US"/>
        </w:rPr>
        <w:pPrChange w:id="350" w:author="Tran Ngoc Ha (DTL.Ship)" w:date="2019-12-20T14:24:00Z">
          <w:pPr>
            <w:pStyle w:val="ListParagraph"/>
            <w:numPr>
              <w:numId w:val="24"/>
            </w:numPr>
            <w:ind w:hanging="360"/>
          </w:pPr>
        </w:pPrChange>
      </w:pPr>
      <w:del w:id="351" w:author="Tran Ngoc Ha (DTL.Ship)" w:date="2019-12-20T14:19:00Z">
        <w:r w:rsidDel="00A16CD3">
          <w:rPr>
            <w:lang w:val="en-US"/>
          </w:rPr>
          <w:delText>Successfully run unit tests locally before commiting</w:delText>
        </w:r>
      </w:del>
    </w:p>
    <w:p w:rsidR="00F90EA2" w:rsidDel="00A16CD3" w:rsidRDefault="009539DD">
      <w:pPr>
        <w:pStyle w:val="ListParagraph"/>
        <w:numPr>
          <w:ilvl w:val="0"/>
          <w:numId w:val="43"/>
        </w:numPr>
        <w:rPr>
          <w:del w:id="352" w:author="Tran Ngoc Ha (DTL.Ship)" w:date="2019-12-20T14:19:00Z"/>
          <w:lang w:val="en-US"/>
        </w:rPr>
        <w:pPrChange w:id="353" w:author="Tran Ngoc Ha (DTL.Ship)" w:date="2019-12-20T14:24:00Z">
          <w:pPr>
            <w:pStyle w:val="ListParagraph"/>
            <w:numPr>
              <w:numId w:val="27"/>
            </w:numPr>
            <w:ind w:hanging="360"/>
          </w:pPr>
        </w:pPrChange>
      </w:pPr>
      <w:del w:id="354" w:author="Tran Ngoc Ha (DTL.Ship)" w:date="2019-12-20T14:19:00Z">
        <w:r w:rsidRPr="009539DD" w:rsidDel="00A16CD3">
          <w:rPr>
            <w:lang w:val="en-US"/>
          </w:rPr>
          <w:delText>Code has been commited and meaningfully commented on SVN</w:delText>
        </w:r>
      </w:del>
    </w:p>
    <w:p w:rsidR="002C426C" w:rsidDel="00A16CD3" w:rsidRDefault="00F90EA2">
      <w:pPr>
        <w:pStyle w:val="ListParagraph"/>
        <w:numPr>
          <w:ilvl w:val="0"/>
          <w:numId w:val="43"/>
        </w:numPr>
        <w:rPr>
          <w:del w:id="355" w:author="Tran Ngoc Ha (DTL.Ship)" w:date="2019-12-20T14:19:00Z"/>
          <w:lang w:val="en-US"/>
        </w:rPr>
        <w:pPrChange w:id="356" w:author="Tran Ngoc Ha (DTL.Ship)" w:date="2019-12-20T14:24:00Z">
          <w:pPr>
            <w:pStyle w:val="ListParagraph"/>
            <w:numPr>
              <w:numId w:val="24"/>
            </w:numPr>
            <w:ind w:hanging="360"/>
          </w:pPr>
        </w:pPrChange>
      </w:pPr>
      <w:del w:id="357" w:author="Tran Ngoc Ha (DTL.Ship)" w:date="2019-12-20T14:19:00Z">
        <w:r w:rsidDel="00A16CD3">
          <w:rPr>
            <w:lang w:val="en-US"/>
          </w:rPr>
          <w:delText>SVN Commit contains all the files, scripts and resources required to run on QC, or production platform.</w:delText>
        </w:r>
      </w:del>
    </w:p>
    <w:p w:rsidR="00C623CB" w:rsidRPr="009539DD" w:rsidDel="00A16CD3" w:rsidRDefault="00C623CB">
      <w:pPr>
        <w:pStyle w:val="ListParagraph"/>
        <w:numPr>
          <w:ilvl w:val="0"/>
          <w:numId w:val="43"/>
        </w:numPr>
        <w:rPr>
          <w:del w:id="358" w:author="Tran Ngoc Ha (DTL.Ship)" w:date="2019-12-20T14:19:00Z"/>
          <w:lang w:val="en-US"/>
        </w:rPr>
        <w:pPrChange w:id="359" w:author="Tran Ngoc Ha (DTL.Ship)" w:date="2019-12-20T14:24:00Z">
          <w:pPr>
            <w:pStyle w:val="ListParagraph"/>
            <w:numPr>
              <w:numId w:val="24"/>
            </w:numPr>
            <w:ind w:hanging="360"/>
          </w:pPr>
        </w:pPrChange>
      </w:pPr>
      <w:del w:id="360" w:author="Tran Ngoc Ha (DTL.Ship)" w:date="2019-12-20T14:19:00Z">
        <w:r w:rsidDel="00A16CD3">
          <w:rPr>
            <w:lang w:val="en-US"/>
          </w:rPr>
          <w:delText>The work must be showable</w:delText>
        </w:r>
      </w:del>
    </w:p>
    <w:p w:rsidR="002C426C" w:rsidDel="00A16CD3" w:rsidRDefault="002C426C">
      <w:pPr>
        <w:pStyle w:val="ListParagraph"/>
        <w:numPr>
          <w:ilvl w:val="0"/>
          <w:numId w:val="43"/>
        </w:numPr>
        <w:rPr>
          <w:del w:id="361" w:author="Tran Ngoc Ha (DTL.Ship)" w:date="2019-12-20T14:19:00Z"/>
          <w:lang w:val="en-US"/>
        </w:rPr>
        <w:pPrChange w:id="362" w:author="Tran Ngoc Ha (DTL.Ship)" w:date="2019-12-20T14:24:00Z">
          <w:pPr/>
        </w:pPrChange>
      </w:pPr>
    </w:p>
    <w:p w:rsidR="00826C4C" w:rsidDel="00A16CD3" w:rsidRDefault="00826C4C">
      <w:pPr>
        <w:pStyle w:val="ListParagraph"/>
        <w:numPr>
          <w:ilvl w:val="0"/>
          <w:numId w:val="43"/>
        </w:numPr>
        <w:rPr>
          <w:del w:id="363" w:author="Tran Ngoc Ha (DTL.Ship)" w:date="2019-12-20T14:19:00Z"/>
          <w:lang w:val="en-US"/>
        </w:rPr>
        <w:pPrChange w:id="364" w:author="Tran Ngoc Ha (DTL.Ship)" w:date="2019-12-20T14:24:00Z">
          <w:pPr>
            <w:pStyle w:val="Heading2"/>
            <w:numPr>
              <w:numId w:val="28"/>
            </w:numPr>
          </w:pPr>
        </w:pPrChange>
      </w:pPr>
      <w:del w:id="365" w:author="Tran Ngoc Ha (DTL.Ship)" w:date="2019-12-20T14:19:00Z">
        <w:r w:rsidRPr="00826C4C" w:rsidDel="00A16CD3">
          <w:rPr>
            <w:lang w:val="en-US"/>
          </w:rPr>
          <w:delText xml:space="preserve">Definition of </w:delText>
        </w:r>
        <w:r w:rsidDel="00A16CD3">
          <w:rPr>
            <w:lang w:val="en-US"/>
          </w:rPr>
          <w:delText>Ready</w:delText>
        </w:r>
      </w:del>
    </w:p>
    <w:p w:rsidR="00826C4C" w:rsidRPr="00984309" w:rsidDel="00A16CD3" w:rsidRDefault="00826C4C">
      <w:pPr>
        <w:pStyle w:val="ListParagraph"/>
        <w:numPr>
          <w:ilvl w:val="0"/>
          <w:numId w:val="43"/>
        </w:numPr>
        <w:rPr>
          <w:del w:id="366" w:author="Tran Ngoc Ha (DTL.Ship)" w:date="2019-12-20T14:19:00Z"/>
          <w:rFonts w:eastAsia="Times New Roman" w:cs="Times New Roman"/>
          <w:szCs w:val="24"/>
          <w:lang w:val="en-US" w:eastAsia="fr-FR"/>
        </w:rPr>
        <w:pPrChange w:id="367" w:author="Tran Ngoc Ha (DTL.Ship)" w:date="2019-12-20T14:24:00Z">
          <w:pPr>
            <w:spacing w:line="240" w:lineRule="auto"/>
          </w:pPr>
        </w:pPrChange>
      </w:pPr>
      <w:del w:id="368" w:author="Tran Ngoc Ha (DTL.Ship)" w:date="2019-12-20T14:19:00Z">
        <w:r w:rsidRPr="00984309" w:rsidDel="00A16CD3">
          <w:rPr>
            <w:rFonts w:eastAsia="Times New Roman" w:cs="Times New Roman"/>
            <w:i/>
            <w:iCs/>
            <w:szCs w:val="24"/>
            <w:lang w:val="en-US" w:eastAsia="fr-FR"/>
          </w:rPr>
          <w:delText xml:space="preserve">Definition of Ready (DOR) </w:delText>
        </w:r>
        <w:r w:rsidRPr="00984309" w:rsidDel="00A16CD3">
          <w:rPr>
            <w:rFonts w:eastAsia="Times New Roman" w:cs="Times New Roman"/>
            <w:szCs w:val="24"/>
            <w:lang w:val="en-US" w:eastAsia="fr-FR"/>
          </w:rPr>
          <w:delText>is a key artifact that has to be considered in product backlog grooming. The DOR is a criterion that will ensure that the stories groomed in the refinement meeting are "ready for the next sprint." The product owner and the team will discuss what should be the feasible DOR and agree on the items. Below are some important aspects that are part of the DOR:</w:delText>
        </w:r>
      </w:del>
    </w:p>
    <w:p w:rsidR="00826C4C" w:rsidRPr="00984309" w:rsidDel="00A16CD3" w:rsidRDefault="00826C4C">
      <w:pPr>
        <w:pStyle w:val="ListParagraph"/>
        <w:numPr>
          <w:ilvl w:val="0"/>
          <w:numId w:val="43"/>
        </w:numPr>
        <w:rPr>
          <w:del w:id="369" w:author="Tran Ngoc Ha (DTL.Ship)" w:date="2019-12-20T14:19:00Z"/>
          <w:rFonts w:eastAsia="Times New Roman" w:cs="Times New Roman"/>
          <w:szCs w:val="24"/>
          <w:lang w:val="en-US" w:eastAsia="fr-FR"/>
        </w:rPr>
        <w:pPrChange w:id="370" w:author="Tran Ngoc Ha (DTL.Ship)" w:date="2019-12-20T14:24:00Z">
          <w:pPr>
            <w:numPr>
              <w:numId w:val="29"/>
            </w:numPr>
            <w:tabs>
              <w:tab w:val="num" w:pos="720"/>
            </w:tabs>
            <w:spacing w:before="100" w:beforeAutospacing="1" w:after="100" w:afterAutospacing="1" w:line="240" w:lineRule="auto"/>
            <w:ind w:left="720" w:hanging="360"/>
          </w:pPr>
        </w:pPrChange>
      </w:pPr>
      <w:del w:id="371" w:author="Tran Ngoc Ha (DTL.Ship)" w:date="2019-12-20T14:19:00Z">
        <w:r w:rsidRPr="00984309" w:rsidDel="00A16CD3">
          <w:rPr>
            <w:rFonts w:eastAsia="Times New Roman" w:cs="Times New Roman"/>
            <w:szCs w:val="24"/>
            <w:lang w:val="en-US" w:eastAsia="fr-FR"/>
          </w:rPr>
          <w:delText>The story should have complete clarity from the "what" point of view.</w:delText>
        </w:r>
      </w:del>
    </w:p>
    <w:p w:rsidR="00826C4C" w:rsidRPr="00984309" w:rsidDel="00A16CD3" w:rsidRDefault="00826C4C">
      <w:pPr>
        <w:pStyle w:val="ListParagraph"/>
        <w:numPr>
          <w:ilvl w:val="0"/>
          <w:numId w:val="43"/>
        </w:numPr>
        <w:rPr>
          <w:del w:id="372" w:author="Tran Ngoc Ha (DTL.Ship)" w:date="2019-12-20T14:19:00Z"/>
          <w:rFonts w:eastAsia="Times New Roman" w:cs="Times New Roman"/>
          <w:szCs w:val="24"/>
          <w:lang w:val="en-US" w:eastAsia="fr-FR"/>
        </w:rPr>
        <w:pPrChange w:id="373" w:author="Tran Ngoc Ha (DTL.Ship)" w:date="2019-12-20T14:24:00Z">
          <w:pPr>
            <w:numPr>
              <w:numId w:val="29"/>
            </w:numPr>
            <w:tabs>
              <w:tab w:val="num" w:pos="720"/>
            </w:tabs>
            <w:spacing w:before="100" w:beforeAutospacing="1" w:after="100" w:afterAutospacing="1" w:line="240" w:lineRule="auto"/>
            <w:ind w:left="720" w:hanging="360"/>
          </w:pPr>
        </w:pPrChange>
      </w:pPr>
      <w:del w:id="374" w:author="Tran Ngoc Ha (DTL.Ship)" w:date="2019-12-20T14:19:00Z">
        <w:r w:rsidRPr="00984309" w:rsidDel="00A16CD3">
          <w:rPr>
            <w:rFonts w:eastAsia="Times New Roman" w:cs="Times New Roman"/>
            <w:szCs w:val="24"/>
            <w:lang w:val="en-US" w:eastAsia="fr-FR"/>
          </w:rPr>
          <w:delText>It should be feasible to complete the story in one sprint (that means small in size).</w:delText>
        </w:r>
      </w:del>
    </w:p>
    <w:p w:rsidR="00826C4C" w:rsidRPr="00984309" w:rsidDel="00A16CD3" w:rsidRDefault="00826C4C">
      <w:pPr>
        <w:pStyle w:val="ListParagraph"/>
        <w:numPr>
          <w:ilvl w:val="0"/>
          <w:numId w:val="43"/>
        </w:numPr>
        <w:rPr>
          <w:del w:id="375" w:author="Tran Ngoc Ha (DTL.Ship)" w:date="2019-12-20T14:19:00Z"/>
          <w:rFonts w:eastAsia="Times New Roman" w:cs="Times New Roman"/>
          <w:szCs w:val="24"/>
          <w:lang w:val="en-US" w:eastAsia="fr-FR"/>
        </w:rPr>
        <w:pPrChange w:id="376" w:author="Tran Ngoc Ha (DTL.Ship)" w:date="2019-12-20T14:24:00Z">
          <w:pPr>
            <w:numPr>
              <w:numId w:val="29"/>
            </w:numPr>
            <w:tabs>
              <w:tab w:val="num" w:pos="720"/>
            </w:tabs>
            <w:spacing w:before="100" w:beforeAutospacing="1" w:after="100" w:afterAutospacing="1" w:line="240" w:lineRule="auto"/>
            <w:ind w:left="720" w:hanging="360"/>
          </w:pPr>
        </w:pPrChange>
      </w:pPr>
      <w:del w:id="377" w:author="Tran Ngoc Ha (DTL.Ship)" w:date="2019-12-20T14:19:00Z">
        <w:r w:rsidRPr="00984309" w:rsidDel="00A16CD3">
          <w:rPr>
            <w:rFonts w:eastAsia="Times New Roman" w:cs="Times New Roman"/>
            <w:szCs w:val="24"/>
            <w:lang w:val="en-US" w:eastAsia="fr-FR"/>
          </w:rPr>
          <w:delText>The story should be testable (that means acceptance criteria is defined).</w:delText>
        </w:r>
      </w:del>
    </w:p>
    <w:p w:rsidR="00826C4C" w:rsidRPr="00984309" w:rsidDel="00A16CD3" w:rsidRDefault="00826C4C">
      <w:pPr>
        <w:pStyle w:val="ListParagraph"/>
        <w:numPr>
          <w:ilvl w:val="0"/>
          <w:numId w:val="43"/>
        </w:numPr>
        <w:rPr>
          <w:del w:id="378" w:author="Tran Ngoc Ha (DTL.Ship)" w:date="2019-12-20T14:19:00Z"/>
          <w:rFonts w:eastAsia="Times New Roman" w:cs="Times New Roman"/>
          <w:szCs w:val="24"/>
          <w:lang w:val="en-US" w:eastAsia="fr-FR"/>
        </w:rPr>
        <w:pPrChange w:id="379" w:author="Tran Ngoc Ha (DTL.Ship)" w:date="2019-12-20T14:24:00Z">
          <w:pPr>
            <w:numPr>
              <w:numId w:val="29"/>
            </w:numPr>
            <w:tabs>
              <w:tab w:val="num" w:pos="720"/>
            </w:tabs>
            <w:spacing w:before="100" w:beforeAutospacing="1" w:after="100" w:afterAutospacing="1" w:line="240" w:lineRule="auto"/>
            <w:ind w:left="720" w:hanging="360"/>
          </w:pPr>
        </w:pPrChange>
      </w:pPr>
      <w:del w:id="380" w:author="Tran Ngoc Ha (DTL.Ship)" w:date="2019-12-20T14:19:00Z">
        <w:r w:rsidRPr="00984309" w:rsidDel="00A16CD3">
          <w:rPr>
            <w:rFonts w:eastAsia="Times New Roman" w:cs="Times New Roman"/>
            <w:szCs w:val="24"/>
            <w:lang w:val="en-US" w:eastAsia="fr-FR"/>
          </w:rPr>
          <w:delText>Any assumptions, constraints, and dependencies are identified and addressed.</w:delText>
        </w:r>
      </w:del>
    </w:p>
    <w:p w:rsidR="00826C4C" w:rsidRPr="00984309" w:rsidDel="00A16CD3" w:rsidRDefault="00826C4C">
      <w:pPr>
        <w:pStyle w:val="ListParagraph"/>
        <w:numPr>
          <w:ilvl w:val="0"/>
          <w:numId w:val="43"/>
        </w:numPr>
        <w:rPr>
          <w:del w:id="381" w:author="Tran Ngoc Ha (DTL.Ship)" w:date="2019-12-20T14:19:00Z"/>
          <w:rFonts w:eastAsia="Times New Roman" w:cs="Times New Roman"/>
          <w:szCs w:val="24"/>
          <w:lang w:val="en-US" w:eastAsia="fr-FR"/>
        </w:rPr>
        <w:pPrChange w:id="382" w:author="Tran Ngoc Ha (DTL.Ship)" w:date="2019-12-20T14:24:00Z">
          <w:pPr>
            <w:numPr>
              <w:numId w:val="29"/>
            </w:numPr>
            <w:tabs>
              <w:tab w:val="num" w:pos="720"/>
            </w:tabs>
            <w:spacing w:before="100" w:beforeAutospacing="1" w:after="100" w:afterAutospacing="1" w:line="240" w:lineRule="auto"/>
            <w:ind w:left="720" w:hanging="360"/>
          </w:pPr>
        </w:pPrChange>
      </w:pPr>
      <w:del w:id="383" w:author="Tran Ngoc Ha (DTL.Ship)" w:date="2019-12-20T14:19:00Z">
        <w:r w:rsidRPr="00984309" w:rsidDel="00A16CD3">
          <w:rPr>
            <w:rFonts w:eastAsia="Times New Roman" w:cs="Times New Roman"/>
            <w:szCs w:val="24"/>
            <w:lang w:val="en-US" w:eastAsia="fr-FR"/>
          </w:rPr>
          <w:delText>The story should meet the INVEST principle.</w:delText>
        </w:r>
      </w:del>
    </w:p>
    <w:p w:rsidR="00826C4C" w:rsidRPr="00984309" w:rsidDel="00A16CD3" w:rsidRDefault="00826C4C">
      <w:pPr>
        <w:pStyle w:val="ListParagraph"/>
        <w:numPr>
          <w:ilvl w:val="0"/>
          <w:numId w:val="43"/>
        </w:numPr>
        <w:rPr>
          <w:del w:id="384" w:author="Tran Ngoc Ha (DTL.Ship)" w:date="2019-12-20T14:19:00Z"/>
          <w:rFonts w:eastAsia="Times New Roman" w:cs="Times New Roman"/>
          <w:szCs w:val="24"/>
          <w:lang w:val="en-US" w:eastAsia="fr-FR"/>
        </w:rPr>
        <w:pPrChange w:id="385" w:author="Tran Ngoc Ha (DTL.Ship)" w:date="2019-12-20T14:24:00Z">
          <w:pPr>
            <w:spacing w:line="240" w:lineRule="auto"/>
          </w:pPr>
        </w:pPrChange>
      </w:pPr>
      <w:del w:id="386" w:author="Tran Ngoc Ha (DTL.Ship)" w:date="2019-12-20T14:19:00Z">
        <w:r w:rsidRPr="00984309" w:rsidDel="00A16CD3">
          <w:rPr>
            <w:rFonts w:eastAsia="Times New Roman" w:cs="Times New Roman"/>
            <w:szCs w:val="24"/>
            <w:lang w:val="en-US" w:eastAsia="fr-FR"/>
          </w:rPr>
          <w:delText>- See more at: https://www.scrumalliance.org/community/articles/2014/july/tips-to-conduct-effective-joint-product-backlog-re#sthash.XM49s5Hz.dpuf</w:delText>
        </w:r>
      </w:del>
    </w:p>
    <w:p w:rsidR="00826C4C" w:rsidRPr="00826C4C" w:rsidDel="00A16CD3" w:rsidRDefault="00826C4C">
      <w:pPr>
        <w:pStyle w:val="ListParagraph"/>
        <w:numPr>
          <w:ilvl w:val="0"/>
          <w:numId w:val="43"/>
        </w:numPr>
        <w:rPr>
          <w:del w:id="387" w:author="Tran Ngoc Ha (DTL.Ship)" w:date="2019-12-20T14:19:00Z"/>
          <w:lang w:val="en-US"/>
        </w:rPr>
        <w:pPrChange w:id="388" w:author="Tran Ngoc Ha (DTL.Ship)" w:date="2019-12-20T14:24:00Z">
          <w:pPr/>
        </w:pPrChange>
      </w:pPr>
    </w:p>
    <w:p w:rsidR="00593A0D" w:rsidRPr="009539DD" w:rsidDel="00A16CD3" w:rsidRDefault="00593A0D">
      <w:pPr>
        <w:pStyle w:val="ListParagraph"/>
        <w:numPr>
          <w:ilvl w:val="0"/>
          <w:numId w:val="43"/>
        </w:numPr>
        <w:rPr>
          <w:del w:id="389" w:author="Tran Ngoc Ha (DTL.Ship)" w:date="2019-12-20T14:19:00Z"/>
          <w:lang w:val="en-US"/>
        </w:rPr>
        <w:pPrChange w:id="390" w:author="Tran Ngoc Ha (DTL.Ship)" w:date="2019-12-20T14:24:00Z">
          <w:pPr/>
        </w:pPrChange>
      </w:pPr>
    </w:p>
    <w:p w:rsidR="004154E1" w:rsidDel="00A16CD3" w:rsidRDefault="004154E1">
      <w:pPr>
        <w:pStyle w:val="ListParagraph"/>
        <w:numPr>
          <w:ilvl w:val="0"/>
          <w:numId w:val="43"/>
        </w:numPr>
        <w:rPr>
          <w:del w:id="391" w:author="Tran Ngoc Ha (DTL.Ship)" w:date="2019-12-20T14:19:00Z"/>
          <w:lang w:val="en-US"/>
        </w:rPr>
        <w:pPrChange w:id="392" w:author="Tran Ngoc Ha (DTL.Ship)" w:date="2019-12-20T14:24:00Z">
          <w:pPr>
            <w:pStyle w:val="Heading2"/>
          </w:pPr>
        </w:pPrChange>
      </w:pPr>
      <w:del w:id="393" w:author="Tran Ngoc Ha (DTL.Ship)" w:date="2019-12-20T14:19:00Z">
        <w:r w:rsidDel="00A16CD3">
          <w:rPr>
            <w:lang w:val="en-US"/>
          </w:rPr>
          <w:delText>Work Type</w:delText>
        </w:r>
      </w:del>
    </w:p>
    <w:p w:rsidR="00325908" w:rsidRPr="00A16CD3" w:rsidRDefault="004154E1">
      <w:pPr>
        <w:pStyle w:val="ListParagraph"/>
        <w:numPr>
          <w:ilvl w:val="0"/>
          <w:numId w:val="43"/>
        </w:numPr>
        <w:rPr>
          <w:lang w:val="en-US"/>
          <w:rPrChange w:id="394" w:author="Tran Ngoc Ha (DTL.Ship)" w:date="2019-12-20T14:20:00Z">
            <w:rPr>
              <w:lang w:val="en-US"/>
            </w:rPr>
          </w:rPrChange>
        </w:rPr>
        <w:pPrChange w:id="395" w:author="Tran Ngoc Ha (DTL.Ship)" w:date="2019-12-20T14:20:00Z">
          <w:pPr>
            <w:pStyle w:val="Heading2"/>
            <w:numPr>
              <w:ilvl w:val="0"/>
              <w:numId w:val="0"/>
            </w:numPr>
            <w:ind w:left="0" w:firstLine="0"/>
          </w:pPr>
        </w:pPrChange>
      </w:pPr>
      <w:del w:id="396" w:author="Tran Ngoc Ha (DTL.Ship)" w:date="2019-12-20T14:19:00Z">
        <w:r w:rsidDel="00A16CD3">
          <w:rPr>
            <w:lang w:val="en-US"/>
          </w:rPr>
          <w:delText xml:space="preserve">It will have 7 different types of tasks identified for the development </w:delText>
        </w:r>
        <w:r w:rsidR="001C3C67" w:rsidDel="00A16CD3">
          <w:rPr>
            <w:lang w:val="en-US"/>
          </w:rPr>
          <w:delText>Development m</w:delText>
        </w:r>
      </w:del>
      <w:bookmarkStart w:id="397" w:name="_Toc27744220"/>
      <w:bookmarkStart w:id="398" w:name="_Toc27744311"/>
      <w:bookmarkStart w:id="399" w:name="_Toc27744537"/>
      <w:bookmarkStart w:id="400" w:name="_Toc27744651"/>
      <w:bookmarkStart w:id="401" w:name="_Toc27744737"/>
      <w:bookmarkEnd w:id="397"/>
      <w:bookmarkEnd w:id="398"/>
      <w:bookmarkEnd w:id="399"/>
      <w:bookmarkEnd w:id="400"/>
      <w:bookmarkEnd w:id="401"/>
    </w:p>
    <w:p w:rsidR="00C61FB0" w:rsidRDefault="00C61FB0" w:rsidP="00A16CD3">
      <w:pPr>
        <w:rPr>
          <w:ins w:id="402" w:author="Tran Ngoc Ha (DTL.Ship)" w:date="2019-12-20T14:26:00Z"/>
          <w:lang w:val="en-US"/>
        </w:rPr>
      </w:pPr>
    </w:p>
    <w:p w:rsidR="00691B0E" w:rsidRDefault="00691B0E" w:rsidP="005077F6">
      <w:pPr>
        <w:pStyle w:val="Heading1"/>
        <w:rPr>
          <w:lang w:val="en-US"/>
        </w:rPr>
      </w:pPr>
      <w:del w:id="403" w:author="Tran Ngoc Ha (DTL.Ship)" w:date="2019-12-20T14:19:00Z">
        <w:r w:rsidDel="00A16CD3">
          <w:rPr>
            <w:lang w:val="en-US"/>
          </w:rPr>
          <w:delText>Project methodology</w:delText>
        </w:r>
      </w:del>
      <w:bookmarkStart w:id="404" w:name="_Toc63066393"/>
      <w:r w:rsidR="005077F6">
        <w:rPr>
          <w:lang w:val="en-US"/>
        </w:rPr>
        <w:t xml:space="preserve">Chi </w:t>
      </w:r>
      <w:proofErr w:type="spellStart"/>
      <w:r w:rsidR="005077F6">
        <w:rPr>
          <w:lang w:val="en-US"/>
        </w:rPr>
        <w:t>tiết</w:t>
      </w:r>
      <w:bookmarkEnd w:id="404"/>
      <w:proofErr w:type="spellEnd"/>
    </w:p>
    <w:p w:rsidR="00691B0E" w:rsidRDefault="00691B0E" w:rsidP="00A16CD3">
      <w:pPr>
        <w:rPr>
          <w:lang w:val="en-US"/>
        </w:rPr>
      </w:pPr>
    </w:p>
    <w:p w:rsidR="00325908" w:rsidRPr="00A16CD3" w:rsidDel="00A16CD3" w:rsidRDefault="00325908" w:rsidP="00984309">
      <w:pPr>
        <w:pStyle w:val="Heading2"/>
        <w:rPr>
          <w:del w:id="405" w:author="Tran Ngoc Ha (DTL.Ship)" w:date="2019-12-20T14:20:00Z"/>
          <w:b w:val="0"/>
          <w:bCs w:val="0"/>
          <w:lang w:val="en-US"/>
          <w:rPrChange w:id="406" w:author="Tran Ngoc Ha (DTL.Ship)" w:date="2019-12-20T14:24:00Z">
            <w:rPr>
              <w:del w:id="407" w:author="Tran Ngoc Ha (DTL.Ship)" w:date="2019-12-20T14:20:00Z"/>
              <w:lang w:val="en-US"/>
            </w:rPr>
          </w:rPrChange>
        </w:rPr>
      </w:pPr>
      <w:del w:id="408" w:author="Tran Ngoc Ha (DTL.Ship)" w:date="2019-12-20T14:20:00Z">
        <w:r w:rsidRPr="00A16CD3" w:rsidDel="00A16CD3">
          <w:rPr>
            <w:lang w:val="en-US"/>
          </w:rPr>
          <w:delText>Unit Tests</w:delText>
        </w:r>
      </w:del>
    </w:p>
    <w:p w:rsidR="00A16CD3" w:rsidRDefault="00325908" w:rsidP="004B3407">
      <w:pPr>
        <w:rPr>
          <w:ins w:id="409" w:author="Tran Ngoc Ha (DTL.Ship)" w:date="2019-12-20T14:26:00Z"/>
          <w:lang w:val="en-US"/>
        </w:rPr>
      </w:pPr>
      <w:del w:id="410" w:author="Tran Ngoc Ha (DTL.Ship)" w:date="2019-12-20T14:20:00Z">
        <w:r w:rsidRPr="00A16CD3" w:rsidDel="00A16CD3">
          <w:rPr>
            <w:lang w:val="en-US"/>
          </w:rPr>
          <w:delText>It is important to write some unit tests during your development. Unit Tests are not integration test, and are not driven development Tests too.</w:delText>
        </w:r>
      </w:del>
      <w:proofErr w:type="spellStart"/>
      <w:ins w:id="411" w:author="Tran Ngoc Ha (DTL.Ship)" w:date="2019-12-20T14:20:00Z">
        <w:r w:rsidR="00A16CD3" w:rsidRPr="00A16CD3">
          <w:rPr>
            <w:lang w:val="en-US"/>
          </w:rPr>
          <w:t>Dựng</w:t>
        </w:r>
        <w:proofErr w:type="spellEnd"/>
        <w:r w:rsidR="00A16CD3" w:rsidRPr="00A16CD3">
          <w:rPr>
            <w:lang w:val="en-US"/>
          </w:rPr>
          <w:t xml:space="preserve"> </w:t>
        </w:r>
        <w:proofErr w:type="spellStart"/>
        <w:r w:rsidR="00A16CD3" w:rsidRPr="00A16CD3">
          <w:rPr>
            <w:lang w:val="en-US"/>
          </w:rPr>
          <w:t>cấu</w:t>
        </w:r>
        <w:proofErr w:type="spellEnd"/>
        <w:r w:rsidR="00A16CD3" w:rsidRPr="00A16CD3">
          <w:rPr>
            <w:lang w:val="en-US"/>
          </w:rPr>
          <w:t xml:space="preserve"> </w:t>
        </w:r>
        <w:proofErr w:type="spellStart"/>
        <w:r w:rsidR="00A16CD3" w:rsidRPr="00A16CD3">
          <w:rPr>
            <w:lang w:val="en-US"/>
          </w:rPr>
          <w:t>trúc</w:t>
        </w:r>
        <w:proofErr w:type="spellEnd"/>
        <w:r w:rsidR="00A16CD3" w:rsidRPr="00A16CD3">
          <w:rPr>
            <w:lang w:val="en-US"/>
          </w:rPr>
          <w:t xml:space="preserve"> base source code </w:t>
        </w:r>
        <w:proofErr w:type="spellStart"/>
        <w:r w:rsidR="00A16CD3" w:rsidRPr="00A16CD3">
          <w:rPr>
            <w:lang w:val="en-US"/>
          </w:rPr>
          <w:t>của</w:t>
        </w:r>
        <w:proofErr w:type="spellEnd"/>
        <w:r w:rsidR="00A16CD3" w:rsidRPr="00A16CD3">
          <w:rPr>
            <w:lang w:val="en-US"/>
          </w:rPr>
          <w:t xml:space="preserve"> project </w:t>
        </w:r>
        <w:proofErr w:type="spellStart"/>
        <w:r w:rsidR="00A16CD3" w:rsidRPr="00A16CD3">
          <w:rPr>
            <w:lang w:val="en-US"/>
          </w:rPr>
          <w:t>với</w:t>
        </w:r>
        <w:proofErr w:type="spellEnd"/>
        <w:r w:rsidR="00A16CD3" w:rsidRPr="00A16CD3">
          <w:rPr>
            <w:lang w:val="en-US"/>
          </w:rPr>
          <w:t xml:space="preserve"> </w:t>
        </w:r>
      </w:ins>
      <w:proofErr w:type="spellStart"/>
      <w:r w:rsidR="004B3407">
        <w:rPr>
          <w:lang w:val="en-US"/>
        </w:rPr>
        <w:t>ReactJS</w:t>
      </w:r>
      <w:proofErr w:type="spellEnd"/>
      <w:r w:rsidR="004B3407">
        <w:rPr>
          <w:lang w:val="en-US"/>
        </w:rPr>
        <w:t>.</w:t>
      </w:r>
    </w:p>
    <w:p w:rsidR="00270D6D" w:rsidRPr="00A16CD3" w:rsidRDefault="00270D6D" w:rsidP="00A16CD3">
      <w:pPr>
        <w:rPr>
          <w:ins w:id="412" w:author="Tran Ngoc Ha (DTL.Ship)" w:date="2019-12-20T14:20:00Z"/>
          <w:lang w:val="en-US"/>
        </w:rPr>
      </w:pPr>
    </w:p>
    <w:p w:rsidR="00A16CD3" w:rsidRPr="00A16CD3" w:rsidRDefault="00A16CD3" w:rsidP="00A16CD3">
      <w:pPr>
        <w:rPr>
          <w:ins w:id="413" w:author="Tran Ngoc Ha (DTL.Ship)" w:date="2019-12-20T14:20:00Z"/>
          <w:b/>
          <w:bCs/>
          <w:color w:val="FF0000"/>
          <w:lang w:val="en-US"/>
          <w:rPrChange w:id="414" w:author="Tran Ngoc Ha (DTL.Ship)" w:date="2019-12-20T14:22:00Z">
            <w:rPr>
              <w:ins w:id="415" w:author="Tran Ngoc Ha (DTL.Ship)" w:date="2019-12-20T14:20:00Z"/>
              <w:lang w:val="en-US"/>
            </w:rPr>
          </w:rPrChange>
        </w:rPr>
      </w:pPr>
      <w:ins w:id="416" w:author="Tran Ngoc Ha (DTL.Ship)" w:date="2019-12-20T14:20:00Z">
        <w:r w:rsidRPr="00A16CD3">
          <w:rPr>
            <w:b/>
            <w:bCs/>
            <w:color w:val="FF0000"/>
            <w:lang w:val="en-US"/>
            <w:rPrChange w:id="417" w:author="Tran Ngoc Ha (DTL.Ship)" w:date="2019-12-20T14:22:00Z">
              <w:rPr>
                <w:lang w:val="en-US"/>
              </w:rPr>
            </w:rPrChange>
          </w:rPr>
          <w:t xml:space="preserve">Application </w:t>
        </w:r>
        <w:proofErr w:type="spellStart"/>
        <w:r w:rsidRPr="00A16CD3">
          <w:rPr>
            <w:b/>
            <w:bCs/>
            <w:color w:val="FF0000"/>
            <w:lang w:val="en-US"/>
            <w:rPrChange w:id="418" w:author="Tran Ngoc Ha (DTL.Ship)" w:date="2019-12-20T14:22:00Z">
              <w:rPr>
                <w:lang w:val="en-US"/>
              </w:rPr>
            </w:rPrChange>
          </w:rPr>
          <w:t>có</w:t>
        </w:r>
        <w:proofErr w:type="spellEnd"/>
        <w:r w:rsidRPr="00A16CD3">
          <w:rPr>
            <w:b/>
            <w:bCs/>
            <w:color w:val="FF0000"/>
            <w:lang w:val="en-US"/>
            <w:rPrChange w:id="419" w:author="Tran Ngoc Ha (DTL.Ship)" w:date="2019-12-20T14:22:00Z">
              <w:rPr>
                <w:lang w:val="en-US"/>
              </w:rPr>
            </w:rPrChange>
          </w:rPr>
          <w:t xml:space="preserve"> 3 </w:t>
        </w:r>
        <w:proofErr w:type="spellStart"/>
        <w:r w:rsidRPr="00A16CD3">
          <w:rPr>
            <w:b/>
            <w:bCs/>
            <w:color w:val="FF0000"/>
            <w:lang w:val="en-US"/>
            <w:rPrChange w:id="420" w:author="Tran Ngoc Ha (DTL.Ship)" w:date="2019-12-20T14:22:00Z">
              <w:rPr>
                <w:lang w:val="en-US"/>
              </w:rPr>
            </w:rPrChange>
          </w:rPr>
          <w:t>chức</w:t>
        </w:r>
        <w:proofErr w:type="spellEnd"/>
        <w:r w:rsidRPr="00A16CD3">
          <w:rPr>
            <w:b/>
            <w:bCs/>
            <w:color w:val="FF0000"/>
            <w:lang w:val="en-US"/>
            <w:rPrChange w:id="421" w:author="Tran Ngoc Ha (DTL.Ship)" w:date="2019-12-20T14:22:00Z">
              <w:rPr>
                <w:lang w:val="en-US"/>
              </w:rPr>
            </w:rPrChange>
          </w:rPr>
          <w:t xml:space="preserve"> </w:t>
        </w:r>
        <w:proofErr w:type="spellStart"/>
        <w:proofErr w:type="gramStart"/>
        <w:r w:rsidRPr="00A16CD3">
          <w:rPr>
            <w:b/>
            <w:bCs/>
            <w:color w:val="FF0000"/>
            <w:lang w:val="en-US"/>
            <w:rPrChange w:id="422" w:author="Tran Ngoc Ha (DTL.Ship)" w:date="2019-12-20T14:22:00Z">
              <w:rPr>
                <w:lang w:val="en-US"/>
              </w:rPr>
            </w:rPrChange>
          </w:rPr>
          <w:t>năng</w:t>
        </w:r>
        <w:proofErr w:type="spellEnd"/>
        <w:r w:rsidRPr="00A16CD3">
          <w:rPr>
            <w:b/>
            <w:bCs/>
            <w:color w:val="FF0000"/>
            <w:lang w:val="en-US"/>
            <w:rPrChange w:id="423" w:author="Tran Ngoc Ha (DTL.Ship)" w:date="2019-12-20T14:22:00Z">
              <w:rPr>
                <w:lang w:val="en-US"/>
              </w:rPr>
            </w:rPrChange>
          </w:rPr>
          <w:t xml:space="preserve"> :</w:t>
        </w:r>
        <w:proofErr w:type="gramEnd"/>
      </w:ins>
    </w:p>
    <w:p w:rsidR="00A16CD3" w:rsidRPr="00A16CD3" w:rsidRDefault="00A16CD3">
      <w:pPr>
        <w:rPr>
          <w:ins w:id="424" w:author="Tran Ngoc Ha (DTL.Ship)" w:date="2019-12-20T14:20:00Z"/>
          <w:b/>
          <w:bCs/>
          <w:lang w:val="en-US"/>
          <w:rPrChange w:id="425" w:author="Tran Ngoc Ha (DTL.Ship)" w:date="2019-12-20T14:21:00Z">
            <w:rPr>
              <w:ins w:id="426" w:author="Tran Ngoc Ha (DTL.Ship)" w:date="2019-12-20T14:20:00Z"/>
              <w:lang w:val="en-US"/>
            </w:rPr>
          </w:rPrChange>
        </w:rPr>
      </w:pPr>
      <w:proofErr w:type="spellStart"/>
      <w:ins w:id="427" w:author="Tran Ngoc Ha (DTL.Ship)" w:date="2019-12-20T14:20:00Z">
        <w:r w:rsidRPr="00A16CD3">
          <w:rPr>
            <w:b/>
            <w:bCs/>
            <w:lang w:val="en-US"/>
            <w:rPrChange w:id="428" w:author="Tran Ngoc Ha (DTL.Ship)" w:date="2019-12-20T14:21:00Z">
              <w:rPr>
                <w:lang w:val="en-US"/>
              </w:rPr>
            </w:rPrChange>
          </w:rPr>
          <w:t>Màn</w:t>
        </w:r>
        <w:proofErr w:type="spellEnd"/>
        <w:r w:rsidRPr="00A16CD3">
          <w:rPr>
            <w:b/>
            <w:bCs/>
            <w:lang w:val="en-US"/>
            <w:rPrChange w:id="429" w:author="Tran Ngoc Ha (DTL.Ship)" w:date="2019-12-20T14:21:00Z">
              <w:rPr>
                <w:lang w:val="en-US"/>
              </w:rPr>
            </w:rPrChange>
          </w:rPr>
          <w:t xml:space="preserve"> </w:t>
        </w:r>
        <w:proofErr w:type="spellStart"/>
        <w:r w:rsidRPr="00A16CD3">
          <w:rPr>
            <w:b/>
            <w:bCs/>
            <w:lang w:val="en-US"/>
            <w:rPrChange w:id="430" w:author="Tran Ngoc Ha (DTL.Ship)" w:date="2019-12-20T14:21:00Z">
              <w:rPr>
                <w:lang w:val="en-US"/>
              </w:rPr>
            </w:rPrChange>
          </w:rPr>
          <w:t>hình</w:t>
        </w:r>
        <w:proofErr w:type="spellEnd"/>
        <w:r w:rsidRPr="00A16CD3">
          <w:rPr>
            <w:b/>
            <w:bCs/>
            <w:lang w:val="en-US"/>
            <w:rPrChange w:id="431" w:author="Tran Ngoc Ha (DTL.Ship)" w:date="2019-12-20T14:21:00Z">
              <w:rPr>
                <w:lang w:val="en-US"/>
              </w:rPr>
            </w:rPrChange>
          </w:rPr>
          <w:t xml:space="preserve"> </w:t>
        </w:r>
        <w:proofErr w:type="spellStart"/>
        <w:r w:rsidRPr="00A16CD3">
          <w:rPr>
            <w:b/>
            <w:bCs/>
            <w:lang w:val="en-US"/>
            <w:rPrChange w:id="432" w:author="Tran Ngoc Ha (DTL.Ship)" w:date="2019-12-20T14:21:00Z">
              <w:rPr>
                <w:lang w:val="en-US"/>
              </w:rPr>
            </w:rPrChange>
          </w:rPr>
          <w:t>trang</w:t>
        </w:r>
        <w:proofErr w:type="spellEnd"/>
        <w:r w:rsidRPr="00A16CD3">
          <w:rPr>
            <w:b/>
            <w:bCs/>
            <w:lang w:val="en-US"/>
            <w:rPrChange w:id="433" w:author="Tran Ngoc Ha (DTL.Ship)" w:date="2019-12-20T14:21:00Z">
              <w:rPr>
                <w:lang w:val="en-US"/>
              </w:rPr>
            </w:rPrChange>
          </w:rPr>
          <w:t xml:space="preserve"> </w:t>
        </w:r>
        <w:proofErr w:type="spellStart"/>
        <w:proofErr w:type="gramStart"/>
        <w:r w:rsidRPr="00A16CD3">
          <w:rPr>
            <w:b/>
            <w:bCs/>
            <w:lang w:val="en-US"/>
            <w:rPrChange w:id="434" w:author="Tran Ngoc Ha (DTL.Ship)" w:date="2019-12-20T14:21:00Z">
              <w:rPr>
                <w:lang w:val="en-US"/>
              </w:rPr>
            </w:rPrChange>
          </w:rPr>
          <w:t>chính</w:t>
        </w:r>
        <w:proofErr w:type="spellEnd"/>
        <w:r w:rsidRPr="00A16CD3">
          <w:rPr>
            <w:b/>
            <w:bCs/>
            <w:lang w:val="en-US"/>
            <w:rPrChange w:id="435" w:author="Tran Ngoc Ha (DTL.Ship)" w:date="2019-12-20T14:21:00Z">
              <w:rPr>
                <w:lang w:val="en-US"/>
              </w:rPr>
            </w:rPrChange>
          </w:rPr>
          <w:t xml:space="preserve"> :</w:t>
        </w:r>
        <w:proofErr w:type="gramEnd"/>
        <w:r w:rsidRPr="00A16CD3">
          <w:rPr>
            <w:b/>
            <w:bCs/>
            <w:lang w:val="en-US"/>
            <w:rPrChange w:id="436" w:author="Tran Ngoc Ha (DTL.Ship)" w:date="2019-12-20T14:21:00Z">
              <w:rPr>
                <w:lang w:val="en-US"/>
              </w:rPr>
            </w:rPrChange>
          </w:rPr>
          <w:t xml:space="preserve"> </w:t>
        </w:r>
      </w:ins>
    </w:p>
    <w:p w:rsidR="00A16CD3" w:rsidRPr="00A16CD3" w:rsidRDefault="00A16CD3">
      <w:pPr>
        <w:pStyle w:val="ListParagraph"/>
        <w:numPr>
          <w:ilvl w:val="0"/>
          <w:numId w:val="39"/>
        </w:numPr>
        <w:rPr>
          <w:ins w:id="437" w:author="Tran Ngoc Ha (DTL.Ship)" w:date="2019-12-20T14:20:00Z"/>
          <w:lang w:val="en-US"/>
        </w:rPr>
        <w:pPrChange w:id="438" w:author="Tran Ngoc Ha (DTL.Ship)" w:date="2019-12-20T14:21:00Z">
          <w:pPr/>
        </w:pPrChange>
      </w:pPr>
      <w:ins w:id="439" w:author="Tran Ngoc Ha (DTL.Ship)" w:date="2019-12-20T14:20:00Z">
        <w:r w:rsidRPr="00A16CD3">
          <w:rPr>
            <w:lang w:val="en-US"/>
          </w:rPr>
          <w:t xml:space="preserve">Cho </w:t>
        </w:r>
        <w:proofErr w:type="spellStart"/>
        <w:r w:rsidRPr="00A16CD3">
          <w:rPr>
            <w:lang w:val="en-US"/>
          </w:rPr>
          <w:t>phép</w:t>
        </w:r>
        <w:proofErr w:type="spellEnd"/>
        <w:r w:rsidRPr="00A16CD3">
          <w:rPr>
            <w:lang w:val="en-US"/>
          </w:rPr>
          <w:t xml:space="preserve"> </w:t>
        </w:r>
        <w:proofErr w:type="spellStart"/>
        <w:r w:rsidRPr="00A16CD3">
          <w:rPr>
            <w:lang w:val="en-US"/>
          </w:rPr>
          <w:t>người</w:t>
        </w:r>
        <w:proofErr w:type="spellEnd"/>
        <w:r w:rsidRPr="00A16CD3">
          <w:rPr>
            <w:lang w:val="en-US"/>
          </w:rPr>
          <w:t xml:space="preserve"> </w:t>
        </w:r>
        <w:proofErr w:type="spellStart"/>
        <w:r w:rsidRPr="00A16CD3">
          <w:rPr>
            <w:lang w:val="en-US"/>
          </w:rPr>
          <w:t>dùng</w:t>
        </w:r>
        <w:proofErr w:type="spellEnd"/>
        <w:r w:rsidRPr="00A16CD3">
          <w:rPr>
            <w:lang w:val="en-US"/>
          </w:rPr>
          <w:t xml:space="preserve"> </w:t>
        </w:r>
        <w:proofErr w:type="spellStart"/>
        <w:r w:rsidRPr="00A16CD3">
          <w:rPr>
            <w:lang w:val="en-US"/>
          </w:rPr>
          <w:t>nhập</w:t>
        </w:r>
        <w:proofErr w:type="spellEnd"/>
        <w:r w:rsidRPr="00A16CD3">
          <w:rPr>
            <w:lang w:val="en-US"/>
          </w:rPr>
          <w:t xml:space="preserve"> </w:t>
        </w:r>
        <w:proofErr w:type="spellStart"/>
        <w:r w:rsidRPr="00A16CD3">
          <w:rPr>
            <w:lang w:val="en-US"/>
          </w:rPr>
          <w:t>vào</w:t>
        </w:r>
        <w:proofErr w:type="spellEnd"/>
        <w:r w:rsidRPr="00A16CD3">
          <w:rPr>
            <w:lang w:val="en-US"/>
          </w:rPr>
          <w:t xml:space="preserve"> TÊN </w:t>
        </w:r>
        <w:proofErr w:type="spellStart"/>
        <w:r w:rsidRPr="00A16CD3">
          <w:rPr>
            <w:lang w:val="en-US"/>
          </w:rPr>
          <w:t>thành</w:t>
        </w:r>
        <w:proofErr w:type="spellEnd"/>
        <w:r w:rsidRPr="00A16CD3">
          <w:rPr>
            <w:lang w:val="en-US"/>
          </w:rPr>
          <w:t xml:space="preserve"> </w:t>
        </w:r>
        <w:proofErr w:type="spellStart"/>
        <w:r w:rsidRPr="00A16CD3">
          <w:rPr>
            <w:lang w:val="en-US"/>
          </w:rPr>
          <w:t>phố</w:t>
        </w:r>
        <w:proofErr w:type="spellEnd"/>
        <w:r w:rsidRPr="00A16CD3">
          <w:rPr>
            <w:lang w:val="en-US"/>
          </w:rPr>
          <w:t xml:space="preserve"> , </w:t>
        </w:r>
        <w:proofErr w:type="spellStart"/>
        <w:r w:rsidRPr="00A16CD3">
          <w:rPr>
            <w:lang w:val="en-US"/>
          </w:rPr>
          <w:t>rồi</w:t>
        </w:r>
        <w:proofErr w:type="spellEnd"/>
        <w:r w:rsidRPr="00A16CD3">
          <w:rPr>
            <w:lang w:val="en-US"/>
          </w:rPr>
          <w:t xml:space="preserve"> click </w:t>
        </w:r>
        <w:proofErr w:type="spellStart"/>
        <w:r w:rsidRPr="00A16CD3">
          <w:rPr>
            <w:lang w:val="en-US"/>
          </w:rPr>
          <w:t>nút</w:t>
        </w:r>
        <w:proofErr w:type="spellEnd"/>
        <w:r w:rsidRPr="00A16CD3">
          <w:rPr>
            <w:lang w:val="en-US"/>
          </w:rPr>
          <w:t xml:space="preserve"> SEARCH </w:t>
        </w:r>
        <w:proofErr w:type="spellStart"/>
        <w:r w:rsidRPr="00A16CD3">
          <w:rPr>
            <w:lang w:val="en-US"/>
          </w:rPr>
          <w:t>để</w:t>
        </w:r>
        <w:proofErr w:type="spellEnd"/>
        <w:r w:rsidRPr="00A16CD3">
          <w:rPr>
            <w:lang w:val="en-US"/>
          </w:rPr>
          <w:t xml:space="preserve"> </w:t>
        </w:r>
        <w:proofErr w:type="spellStart"/>
        <w:r w:rsidRPr="00A16CD3">
          <w:rPr>
            <w:lang w:val="en-US"/>
          </w:rPr>
          <w:t>tra</w:t>
        </w:r>
        <w:proofErr w:type="spellEnd"/>
        <w:r w:rsidRPr="00A16CD3">
          <w:rPr>
            <w:lang w:val="en-US"/>
          </w:rPr>
          <w:t xml:space="preserve"> </w:t>
        </w:r>
        <w:proofErr w:type="spellStart"/>
        <w:r w:rsidRPr="00A16CD3">
          <w:rPr>
            <w:lang w:val="en-US"/>
          </w:rPr>
          <w:t>cứu</w:t>
        </w:r>
        <w:proofErr w:type="spellEnd"/>
        <w:r w:rsidRPr="00A16CD3">
          <w:rPr>
            <w:lang w:val="en-US"/>
          </w:rPr>
          <w:t xml:space="preserve"> </w:t>
        </w:r>
        <w:proofErr w:type="spellStart"/>
        <w:r w:rsidRPr="00A16CD3">
          <w:rPr>
            <w:lang w:val="en-US"/>
          </w:rPr>
          <w:t>thông</w:t>
        </w:r>
        <w:proofErr w:type="spellEnd"/>
        <w:r w:rsidRPr="00A16CD3">
          <w:rPr>
            <w:lang w:val="en-US"/>
          </w:rPr>
          <w:t xml:space="preserve"> tin </w:t>
        </w:r>
        <w:proofErr w:type="spellStart"/>
        <w:r w:rsidRPr="00A16CD3">
          <w:rPr>
            <w:lang w:val="en-US"/>
          </w:rPr>
          <w:t>thời</w:t>
        </w:r>
        <w:proofErr w:type="spellEnd"/>
        <w:r w:rsidRPr="00A16CD3">
          <w:rPr>
            <w:lang w:val="en-US"/>
          </w:rPr>
          <w:t xml:space="preserve"> </w:t>
        </w:r>
        <w:proofErr w:type="spellStart"/>
        <w:r w:rsidRPr="00A16CD3">
          <w:rPr>
            <w:lang w:val="en-US"/>
          </w:rPr>
          <w:t>tiết</w:t>
        </w:r>
        <w:proofErr w:type="spellEnd"/>
        <w:r w:rsidRPr="00A16CD3">
          <w:rPr>
            <w:lang w:val="en-US"/>
          </w:rPr>
          <w:t xml:space="preserve"> (</w:t>
        </w:r>
        <w:proofErr w:type="spellStart"/>
        <w:r w:rsidRPr="00A16CD3">
          <w:rPr>
            <w:lang w:val="en-US"/>
          </w:rPr>
          <w:t>Nhiệt</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ẩm</w:t>
        </w:r>
        <w:proofErr w:type="spellEnd"/>
        <w:r w:rsidRPr="00A16CD3">
          <w:rPr>
            <w:lang w:val="en-US"/>
          </w:rPr>
          <w:t xml:space="preserve">, </w:t>
        </w:r>
        <w:proofErr w:type="spellStart"/>
        <w:r w:rsidRPr="00A16CD3">
          <w:rPr>
            <w:lang w:val="en-US"/>
          </w:rPr>
          <w:t>tốc</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gió</w:t>
        </w:r>
        <w:proofErr w:type="spellEnd"/>
        <w:r w:rsidRPr="00A16CD3">
          <w:rPr>
            <w:lang w:val="en-US"/>
          </w:rPr>
          <w:t xml:space="preserve">, </w:t>
        </w:r>
        <w:proofErr w:type="spellStart"/>
        <w:r w:rsidRPr="00A16CD3">
          <w:rPr>
            <w:lang w:val="en-US"/>
          </w:rPr>
          <w:t>và</w:t>
        </w:r>
        <w:proofErr w:type="spellEnd"/>
        <w:r w:rsidRPr="00A16CD3">
          <w:rPr>
            <w:lang w:val="en-US"/>
          </w:rPr>
          <w:t xml:space="preserve"> </w:t>
        </w:r>
        <w:proofErr w:type="spellStart"/>
        <w:r w:rsidRPr="00A16CD3">
          <w:rPr>
            <w:lang w:val="en-US"/>
          </w:rPr>
          <w:t>hình</w:t>
        </w:r>
        <w:proofErr w:type="spellEnd"/>
        <w:r w:rsidRPr="00A16CD3">
          <w:rPr>
            <w:lang w:val="en-US"/>
          </w:rPr>
          <w:t xml:space="preserve"> </w:t>
        </w:r>
        <w:proofErr w:type="spellStart"/>
        <w:r w:rsidRPr="00A16CD3">
          <w:rPr>
            <w:lang w:val="en-US"/>
          </w:rPr>
          <w:t>ảnh</w:t>
        </w:r>
        <w:proofErr w:type="spellEnd"/>
        <w:r w:rsidRPr="00A16CD3">
          <w:rPr>
            <w:lang w:val="en-US"/>
          </w:rPr>
          <w:t xml:space="preserve"> </w:t>
        </w:r>
        <w:proofErr w:type="spellStart"/>
        <w:r w:rsidRPr="00A16CD3">
          <w:rPr>
            <w:lang w:val="en-US"/>
          </w:rPr>
          <w:t>mô</w:t>
        </w:r>
        <w:proofErr w:type="spellEnd"/>
        <w:r w:rsidRPr="00A16CD3">
          <w:rPr>
            <w:lang w:val="en-US"/>
          </w:rPr>
          <w:t xml:space="preserve"> </w:t>
        </w:r>
        <w:proofErr w:type="spellStart"/>
        <w:r w:rsidRPr="00A16CD3">
          <w:rPr>
            <w:lang w:val="en-US"/>
          </w:rPr>
          <w:t>tả</w:t>
        </w:r>
        <w:proofErr w:type="spellEnd"/>
        <w:r w:rsidRPr="00A16CD3">
          <w:rPr>
            <w:lang w:val="en-US"/>
          </w:rPr>
          <w:t xml:space="preserve"> </w:t>
        </w:r>
        <w:proofErr w:type="spellStart"/>
        <w:r w:rsidRPr="00A16CD3">
          <w:rPr>
            <w:lang w:val="en-US"/>
          </w:rPr>
          <w:t>thời</w:t>
        </w:r>
        <w:proofErr w:type="spellEnd"/>
        <w:r w:rsidRPr="00A16CD3">
          <w:rPr>
            <w:lang w:val="en-US"/>
          </w:rPr>
          <w:t xml:space="preserve"> </w:t>
        </w:r>
        <w:proofErr w:type="spellStart"/>
        <w:r w:rsidRPr="00A16CD3">
          <w:rPr>
            <w:lang w:val="en-US"/>
          </w:rPr>
          <w:t>tiết</w:t>
        </w:r>
        <w:proofErr w:type="spellEnd"/>
        <w:r w:rsidRPr="00A16CD3">
          <w:rPr>
            <w:lang w:val="en-US"/>
          </w:rPr>
          <w:t>)</w:t>
        </w:r>
      </w:ins>
    </w:p>
    <w:p w:rsidR="00A16CD3" w:rsidRPr="00A16CD3" w:rsidRDefault="00A16CD3">
      <w:pPr>
        <w:pStyle w:val="ListParagraph"/>
        <w:numPr>
          <w:ilvl w:val="0"/>
          <w:numId w:val="39"/>
        </w:numPr>
        <w:rPr>
          <w:ins w:id="440" w:author="Tran Ngoc Ha (DTL.Ship)" w:date="2019-12-20T14:20:00Z"/>
          <w:lang w:val="en-US"/>
        </w:rPr>
        <w:pPrChange w:id="441" w:author="Tran Ngoc Ha (DTL.Ship)" w:date="2019-12-20T14:22:00Z">
          <w:pPr/>
        </w:pPrChange>
      </w:pPr>
      <w:proofErr w:type="spellStart"/>
      <w:ins w:id="442" w:author="Tran Ngoc Ha (DTL.Ship)" w:date="2019-12-20T14:20:00Z">
        <w:r w:rsidRPr="00A16CD3">
          <w:rPr>
            <w:lang w:val="en-US"/>
          </w:rPr>
          <w:t>Sau</w:t>
        </w:r>
        <w:proofErr w:type="spellEnd"/>
        <w:r w:rsidRPr="00A16CD3">
          <w:rPr>
            <w:lang w:val="en-US"/>
          </w:rPr>
          <w:t xml:space="preserve"> </w:t>
        </w:r>
        <w:proofErr w:type="spellStart"/>
        <w:r w:rsidRPr="00A16CD3">
          <w:rPr>
            <w:lang w:val="en-US"/>
          </w:rPr>
          <w:t>khi</w:t>
        </w:r>
        <w:proofErr w:type="spellEnd"/>
        <w:r w:rsidRPr="00A16CD3">
          <w:rPr>
            <w:lang w:val="en-US"/>
          </w:rPr>
          <w:t xml:space="preserve"> </w:t>
        </w:r>
        <w:proofErr w:type="spellStart"/>
        <w:r w:rsidRPr="00A16CD3">
          <w:rPr>
            <w:lang w:val="en-US"/>
          </w:rPr>
          <w:t>có</w:t>
        </w:r>
        <w:proofErr w:type="spellEnd"/>
        <w:r w:rsidRPr="00A16CD3">
          <w:rPr>
            <w:lang w:val="en-US"/>
          </w:rPr>
          <w:t xml:space="preserve"> </w:t>
        </w:r>
        <w:proofErr w:type="spellStart"/>
        <w:r w:rsidRPr="00A16CD3">
          <w:rPr>
            <w:lang w:val="en-US"/>
          </w:rPr>
          <w:t>kết</w:t>
        </w:r>
        <w:proofErr w:type="spellEnd"/>
        <w:r w:rsidRPr="00A16CD3">
          <w:rPr>
            <w:lang w:val="en-US"/>
          </w:rPr>
          <w:t xml:space="preserve"> </w:t>
        </w:r>
        <w:proofErr w:type="spellStart"/>
        <w:r w:rsidRPr="00A16CD3">
          <w:rPr>
            <w:lang w:val="en-US"/>
          </w:rPr>
          <w:t>quả</w:t>
        </w:r>
        <w:proofErr w:type="spellEnd"/>
        <w:r w:rsidRPr="00A16CD3">
          <w:rPr>
            <w:lang w:val="en-US"/>
          </w:rPr>
          <w:t xml:space="preserve">, </w:t>
        </w:r>
        <w:proofErr w:type="spellStart"/>
        <w:r w:rsidRPr="00A16CD3">
          <w:rPr>
            <w:lang w:val="en-US"/>
          </w:rPr>
          <w:t>thì</w:t>
        </w:r>
        <w:proofErr w:type="spellEnd"/>
        <w:r w:rsidRPr="00A16CD3">
          <w:rPr>
            <w:lang w:val="en-US"/>
          </w:rPr>
          <w:t xml:space="preserve"> </w:t>
        </w:r>
        <w:proofErr w:type="spellStart"/>
        <w:r w:rsidRPr="00A16CD3">
          <w:rPr>
            <w:lang w:val="en-US"/>
          </w:rPr>
          <w:t>người</w:t>
        </w:r>
        <w:proofErr w:type="spellEnd"/>
        <w:r w:rsidRPr="00A16CD3">
          <w:rPr>
            <w:lang w:val="en-US"/>
          </w:rPr>
          <w:t xml:space="preserve"> </w:t>
        </w:r>
        <w:proofErr w:type="spellStart"/>
        <w:r w:rsidRPr="00A16CD3">
          <w:rPr>
            <w:lang w:val="en-US"/>
          </w:rPr>
          <w:t>dùng</w:t>
        </w:r>
        <w:proofErr w:type="spellEnd"/>
        <w:r w:rsidRPr="00A16CD3">
          <w:rPr>
            <w:lang w:val="en-US"/>
          </w:rPr>
          <w:t xml:space="preserve"> </w:t>
        </w:r>
        <w:proofErr w:type="spellStart"/>
        <w:r w:rsidRPr="00A16CD3">
          <w:rPr>
            <w:lang w:val="en-US"/>
          </w:rPr>
          <w:t>có</w:t>
        </w:r>
        <w:proofErr w:type="spellEnd"/>
        <w:r w:rsidRPr="00A16CD3">
          <w:rPr>
            <w:lang w:val="en-US"/>
          </w:rPr>
          <w:t xml:space="preserve"> </w:t>
        </w:r>
        <w:proofErr w:type="spellStart"/>
        <w:r w:rsidRPr="00A16CD3">
          <w:rPr>
            <w:lang w:val="en-US"/>
          </w:rPr>
          <w:t>thể</w:t>
        </w:r>
        <w:proofErr w:type="spellEnd"/>
        <w:r w:rsidRPr="00A16CD3">
          <w:rPr>
            <w:lang w:val="en-US"/>
          </w:rPr>
          <w:t xml:space="preserve"> click </w:t>
        </w:r>
        <w:proofErr w:type="spellStart"/>
        <w:r w:rsidRPr="00A16CD3">
          <w:rPr>
            <w:lang w:val="en-US"/>
          </w:rPr>
          <w:t>nút</w:t>
        </w:r>
        <w:proofErr w:type="spellEnd"/>
        <w:r w:rsidRPr="00A16CD3">
          <w:rPr>
            <w:lang w:val="en-US"/>
          </w:rPr>
          <w:t xml:space="preserve"> </w:t>
        </w:r>
      </w:ins>
      <w:r w:rsidR="00FA4E52" w:rsidRPr="00FA4E52">
        <w:rPr>
          <w:highlight w:val="yellow"/>
          <w:lang w:val="en-US"/>
        </w:rPr>
        <w:t>add (</w:t>
      </w:r>
      <w:r w:rsidR="00FA4E52" w:rsidRPr="00FA4E52">
        <w:rPr>
          <w:b/>
          <w:bCs/>
          <w:highlight w:val="yellow"/>
          <w:lang w:val="en-US"/>
        </w:rPr>
        <w:t>+</w:t>
      </w:r>
      <w:r w:rsidR="00FA4E52" w:rsidRPr="00FA4E52">
        <w:rPr>
          <w:highlight w:val="yellow"/>
          <w:lang w:val="en-US"/>
        </w:rPr>
        <w:t>)</w:t>
      </w:r>
      <w:ins w:id="443" w:author="Tran Ngoc Ha (DTL.Ship)" w:date="2019-12-20T14:20:00Z">
        <w:r w:rsidRPr="00A16CD3">
          <w:rPr>
            <w:lang w:val="en-US"/>
          </w:rPr>
          <w:t xml:space="preserve"> , </w:t>
        </w:r>
        <w:proofErr w:type="spellStart"/>
        <w:r w:rsidRPr="00A16CD3">
          <w:rPr>
            <w:lang w:val="en-US"/>
          </w:rPr>
          <w:t>để</w:t>
        </w:r>
        <w:proofErr w:type="spellEnd"/>
        <w:r w:rsidRPr="00A16CD3">
          <w:rPr>
            <w:lang w:val="en-US"/>
          </w:rPr>
          <w:t xml:space="preserve"> </w:t>
        </w:r>
        <w:proofErr w:type="spellStart"/>
        <w:r w:rsidRPr="00A16CD3">
          <w:rPr>
            <w:lang w:val="en-US"/>
          </w:rPr>
          <w:t>lưu</w:t>
        </w:r>
        <w:proofErr w:type="spellEnd"/>
        <w:r w:rsidRPr="00A16CD3">
          <w:rPr>
            <w:lang w:val="en-US"/>
          </w:rPr>
          <w:t xml:space="preserve"> </w:t>
        </w:r>
        <w:proofErr w:type="spellStart"/>
        <w:r w:rsidRPr="00A16CD3">
          <w:rPr>
            <w:lang w:val="en-US"/>
          </w:rPr>
          <w:t>vào</w:t>
        </w:r>
        <w:proofErr w:type="spellEnd"/>
        <w:r w:rsidRPr="00A16CD3">
          <w:rPr>
            <w:lang w:val="en-US"/>
          </w:rPr>
          <w:t xml:space="preserve"> </w:t>
        </w:r>
        <w:proofErr w:type="spellStart"/>
        <w:r w:rsidRPr="00A16CD3">
          <w:rPr>
            <w:lang w:val="en-US"/>
          </w:rPr>
          <w:t>cơ</w:t>
        </w:r>
        <w:proofErr w:type="spellEnd"/>
        <w:r w:rsidRPr="00A16CD3">
          <w:rPr>
            <w:lang w:val="en-US"/>
          </w:rPr>
          <w:t xml:space="preserve"> </w:t>
        </w:r>
        <w:proofErr w:type="spellStart"/>
        <w:r w:rsidRPr="00A16CD3">
          <w:rPr>
            <w:lang w:val="en-US"/>
          </w:rPr>
          <w:t>sở</w:t>
        </w:r>
        <w:proofErr w:type="spellEnd"/>
        <w:r w:rsidRPr="00A16CD3">
          <w:rPr>
            <w:lang w:val="en-US"/>
          </w:rPr>
          <w:t xml:space="preserve"> </w:t>
        </w:r>
        <w:proofErr w:type="spellStart"/>
        <w:r w:rsidRPr="00A16CD3">
          <w:rPr>
            <w:lang w:val="en-US"/>
          </w:rPr>
          <w:t>dữ</w:t>
        </w:r>
        <w:proofErr w:type="spellEnd"/>
        <w:r w:rsidRPr="00A16CD3">
          <w:rPr>
            <w:lang w:val="en-US"/>
          </w:rPr>
          <w:t xml:space="preserve"> </w:t>
        </w:r>
        <w:proofErr w:type="spellStart"/>
        <w:r w:rsidRPr="00A16CD3">
          <w:rPr>
            <w:lang w:val="en-US"/>
          </w:rPr>
          <w:t>liệu</w:t>
        </w:r>
        <w:proofErr w:type="spellEnd"/>
      </w:ins>
    </w:p>
    <w:p w:rsidR="00A16CD3" w:rsidRPr="00A16CD3" w:rsidRDefault="00A16CD3">
      <w:pPr>
        <w:pStyle w:val="ListParagraph"/>
        <w:numPr>
          <w:ilvl w:val="0"/>
          <w:numId w:val="39"/>
        </w:numPr>
        <w:rPr>
          <w:ins w:id="444" w:author="Tran Ngoc Ha (DTL.Ship)" w:date="2019-12-20T14:20:00Z"/>
          <w:lang w:val="en-US"/>
        </w:rPr>
        <w:pPrChange w:id="445" w:author="Tran Ngoc Ha (DTL.Ship)" w:date="2019-12-20T14:22:00Z">
          <w:pPr/>
        </w:pPrChange>
      </w:pPr>
      <w:ins w:id="446" w:author="Tran Ngoc Ha (DTL.Ship)" w:date="2019-12-20T14:20:00Z">
        <w:r w:rsidRPr="00A16CD3">
          <w:rPr>
            <w:lang w:val="en-US"/>
          </w:rPr>
          <w:t>API : https://openweathermap.org/current  (Examples of API calls: https://samples.openweathermap.org/data/2.5/weather?q=London,uk&amp;appid=b6907d289e10d714a6e88b30761fae22)</w:t>
        </w:r>
      </w:ins>
    </w:p>
    <w:p w:rsidR="00A16CD3" w:rsidRDefault="00A16CD3" w:rsidP="00A16CD3">
      <w:pPr>
        <w:rPr>
          <w:lang w:val="en-US"/>
        </w:rPr>
      </w:pPr>
      <w:ins w:id="447" w:author="Tran Ngoc Ha (DTL.Ship)" w:date="2019-12-20T14:20:00Z">
        <w:r w:rsidRPr="00A16CD3">
          <w:rPr>
            <w:lang w:val="en-US"/>
          </w:rPr>
          <w:tab/>
        </w:r>
        <w:r w:rsidRPr="00A16CD3">
          <w:rPr>
            <w:lang w:val="en-US"/>
          </w:rPr>
          <w:tab/>
        </w:r>
        <w:r w:rsidRPr="00A16CD3">
          <w:rPr>
            <w:lang w:val="en-US"/>
          </w:rPr>
          <w:tab/>
        </w:r>
        <w:r w:rsidRPr="00A16CD3">
          <w:rPr>
            <w:lang w:val="en-US"/>
          </w:rPr>
          <w:tab/>
        </w:r>
      </w:ins>
    </w:p>
    <w:p w:rsidR="00884541" w:rsidRDefault="00884541" w:rsidP="00A16CD3">
      <w:pPr>
        <w:rPr>
          <w:lang w:val="en-US"/>
        </w:rPr>
      </w:pPr>
      <w:r>
        <w:rPr>
          <w:noProof/>
          <w:lang w:val="en-US" w:bidi="he-IL"/>
        </w:rPr>
        <w:lastRenderedPageBreak/>
        <w:drawing>
          <wp:inline distT="0" distB="0" distL="0" distR="0" wp14:anchorId="21CCD975" wp14:editId="5BE6B8B9">
            <wp:extent cx="5759450" cy="3369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69310"/>
                    </a:xfrm>
                    <a:prstGeom prst="rect">
                      <a:avLst/>
                    </a:prstGeom>
                  </pic:spPr>
                </pic:pic>
              </a:graphicData>
            </a:graphic>
          </wp:inline>
        </w:drawing>
      </w:r>
    </w:p>
    <w:p w:rsidR="00884541" w:rsidRPr="00A16CD3" w:rsidRDefault="00884541" w:rsidP="00A16CD3">
      <w:pPr>
        <w:rPr>
          <w:ins w:id="448" w:author="Tran Ngoc Ha (DTL.Ship)" w:date="2019-12-20T14:20:00Z"/>
          <w:lang w:val="en-US"/>
        </w:rPr>
      </w:pPr>
    </w:p>
    <w:p w:rsidR="00A16CD3" w:rsidRPr="00A16CD3" w:rsidRDefault="00A16CD3" w:rsidP="00A16CD3">
      <w:pPr>
        <w:rPr>
          <w:ins w:id="449" w:author="Tran Ngoc Ha (DTL.Ship)" w:date="2019-12-20T14:20:00Z"/>
          <w:b/>
          <w:bCs/>
          <w:lang w:val="en-US"/>
          <w:rPrChange w:id="450" w:author="Tran Ngoc Ha (DTL.Ship)" w:date="2019-12-20T14:22:00Z">
            <w:rPr>
              <w:ins w:id="451" w:author="Tran Ngoc Ha (DTL.Ship)" w:date="2019-12-20T14:20:00Z"/>
              <w:lang w:val="en-US"/>
            </w:rPr>
          </w:rPrChange>
        </w:rPr>
      </w:pPr>
      <w:proofErr w:type="spellStart"/>
      <w:ins w:id="452" w:author="Tran Ngoc Ha (DTL.Ship)" w:date="2019-12-20T14:20:00Z">
        <w:r w:rsidRPr="00A16CD3">
          <w:rPr>
            <w:b/>
            <w:bCs/>
            <w:lang w:val="en-US"/>
            <w:rPrChange w:id="453" w:author="Tran Ngoc Ha (DTL.Ship)" w:date="2019-12-20T14:22:00Z">
              <w:rPr>
                <w:lang w:val="en-US"/>
              </w:rPr>
            </w:rPrChange>
          </w:rPr>
          <w:t>Màn</w:t>
        </w:r>
        <w:proofErr w:type="spellEnd"/>
        <w:r w:rsidRPr="00A16CD3">
          <w:rPr>
            <w:b/>
            <w:bCs/>
            <w:lang w:val="en-US"/>
            <w:rPrChange w:id="454" w:author="Tran Ngoc Ha (DTL.Ship)" w:date="2019-12-20T14:22:00Z">
              <w:rPr>
                <w:lang w:val="en-US"/>
              </w:rPr>
            </w:rPrChange>
          </w:rPr>
          <w:t xml:space="preserve"> </w:t>
        </w:r>
        <w:proofErr w:type="spellStart"/>
        <w:r w:rsidRPr="00A16CD3">
          <w:rPr>
            <w:b/>
            <w:bCs/>
            <w:lang w:val="en-US"/>
            <w:rPrChange w:id="455" w:author="Tran Ngoc Ha (DTL.Ship)" w:date="2019-12-20T14:22:00Z">
              <w:rPr>
                <w:lang w:val="en-US"/>
              </w:rPr>
            </w:rPrChange>
          </w:rPr>
          <w:t>hình</w:t>
        </w:r>
        <w:proofErr w:type="spellEnd"/>
        <w:r w:rsidRPr="00A16CD3">
          <w:rPr>
            <w:b/>
            <w:bCs/>
            <w:lang w:val="en-US"/>
            <w:rPrChange w:id="456" w:author="Tran Ngoc Ha (DTL.Ship)" w:date="2019-12-20T14:22:00Z">
              <w:rPr>
                <w:lang w:val="en-US"/>
              </w:rPr>
            </w:rPrChange>
          </w:rPr>
          <w:t xml:space="preserve"> list </w:t>
        </w:r>
        <w:proofErr w:type="spellStart"/>
        <w:r w:rsidRPr="00A16CD3">
          <w:rPr>
            <w:b/>
            <w:bCs/>
            <w:lang w:val="en-US"/>
            <w:rPrChange w:id="457" w:author="Tran Ngoc Ha (DTL.Ship)" w:date="2019-12-20T14:22:00Z">
              <w:rPr>
                <w:lang w:val="en-US"/>
              </w:rPr>
            </w:rPrChange>
          </w:rPr>
          <w:t>danh</w:t>
        </w:r>
        <w:proofErr w:type="spellEnd"/>
        <w:r w:rsidRPr="00A16CD3">
          <w:rPr>
            <w:b/>
            <w:bCs/>
            <w:lang w:val="en-US"/>
            <w:rPrChange w:id="458" w:author="Tran Ngoc Ha (DTL.Ship)" w:date="2019-12-20T14:22:00Z">
              <w:rPr>
                <w:lang w:val="en-US"/>
              </w:rPr>
            </w:rPrChange>
          </w:rPr>
          <w:t xml:space="preserve"> </w:t>
        </w:r>
        <w:proofErr w:type="spellStart"/>
        <w:r w:rsidRPr="00A16CD3">
          <w:rPr>
            <w:b/>
            <w:bCs/>
            <w:lang w:val="en-US"/>
            <w:rPrChange w:id="459" w:author="Tran Ngoc Ha (DTL.Ship)" w:date="2019-12-20T14:22:00Z">
              <w:rPr>
                <w:lang w:val="en-US"/>
              </w:rPr>
            </w:rPrChange>
          </w:rPr>
          <w:t>sách</w:t>
        </w:r>
        <w:proofErr w:type="spellEnd"/>
        <w:r w:rsidRPr="00A16CD3">
          <w:rPr>
            <w:b/>
            <w:bCs/>
            <w:lang w:val="en-US"/>
            <w:rPrChange w:id="460" w:author="Tran Ngoc Ha (DTL.Ship)" w:date="2019-12-20T14:22:00Z">
              <w:rPr>
                <w:lang w:val="en-US"/>
              </w:rPr>
            </w:rPrChange>
          </w:rPr>
          <w:t xml:space="preserve"> </w:t>
        </w:r>
        <w:proofErr w:type="spellStart"/>
        <w:r w:rsidRPr="00A16CD3">
          <w:rPr>
            <w:b/>
            <w:bCs/>
            <w:lang w:val="en-US"/>
            <w:rPrChange w:id="461" w:author="Tran Ngoc Ha (DTL.Ship)" w:date="2019-12-20T14:22:00Z">
              <w:rPr>
                <w:lang w:val="en-US"/>
              </w:rPr>
            </w:rPrChange>
          </w:rPr>
          <w:t>các</w:t>
        </w:r>
        <w:proofErr w:type="spellEnd"/>
        <w:r w:rsidRPr="00A16CD3">
          <w:rPr>
            <w:b/>
            <w:bCs/>
            <w:lang w:val="en-US"/>
            <w:rPrChange w:id="462" w:author="Tran Ngoc Ha (DTL.Ship)" w:date="2019-12-20T14:22:00Z">
              <w:rPr>
                <w:lang w:val="en-US"/>
              </w:rPr>
            </w:rPrChange>
          </w:rPr>
          <w:t xml:space="preserve"> </w:t>
        </w:r>
        <w:proofErr w:type="spellStart"/>
        <w:r w:rsidRPr="00A16CD3">
          <w:rPr>
            <w:b/>
            <w:bCs/>
            <w:lang w:val="en-US"/>
            <w:rPrChange w:id="463" w:author="Tran Ngoc Ha (DTL.Ship)" w:date="2019-12-20T14:22:00Z">
              <w:rPr>
                <w:lang w:val="en-US"/>
              </w:rPr>
            </w:rPrChange>
          </w:rPr>
          <w:t>kết</w:t>
        </w:r>
        <w:proofErr w:type="spellEnd"/>
        <w:r w:rsidRPr="00A16CD3">
          <w:rPr>
            <w:b/>
            <w:bCs/>
            <w:lang w:val="en-US"/>
            <w:rPrChange w:id="464" w:author="Tran Ngoc Ha (DTL.Ship)" w:date="2019-12-20T14:22:00Z">
              <w:rPr>
                <w:lang w:val="en-US"/>
              </w:rPr>
            </w:rPrChange>
          </w:rPr>
          <w:t xml:space="preserve"> </w:t>
        </w:r>
        <w:proofErr w:type="spellStart"/>
        <w:r w:rsidRPr="00A16CD3">
          <w:rPr>
            <w:b/>
            <w:bCs/>
            <w:lang w:val="en-US"/>
            <w:rPrChange w:id="465" w:author="Tran Ngoc Ha (DTL.Ship)" w:date="2019-12-20T14:22:00Z">
              <w:rPr>
                <w:lang w:val="en-US"/>
              </w:rPr>
            </w:rPrChange>
          </w:rPr>
          <w:t>quả</w:t>
        </w:r>
        <w:proofErr w:type="spellEnd"/>
        <w:r w:rsidRPr="00A16CD3">
          <w:rPr>
            <w:b/>
            <w:bCs/>
            <w:lang w:val="en-US"/>
            <w:rPrChange w:id="466" w:author="Tran Ngoc Ha (DTL.Ship)" w:date="2019-12-20T14:22:00Z">
              <w:rPr>
                <w:lang w:val="en-US"/>
              </w:rPr>
            </w:rPrChange>
          </w:rPr>
          <w:t xml:space="preserve"> </w:t>
        </w:r>
        <w:proofErr w:type="spellStart"/>
        <w:r w:rsidRPr="00A16CD3">
          <w:rPr>
            <w:b/>
            <w:bCs/>
            <w:lang w:val="en-US"/>
            <w:rPrChange w:id="467" w:author="Tran Ngoc Ha (DTL.Ship)" w:date="2019-12-20T14:22:00Z">
              <w:rPr>
                <w:lang w:val="en-US"/>
              </w:rPr>
            </w:rPrChange>
          </w:rPr>
          <w:t>đã</w:t>
        </w:r>
        <w:proofErr w:type="spellEnd"/>
        <w:r w:rsidRPr="00A16CD3">
          <w:rPr>
            <w:b/>
            <w:bCs/>
            <w:lang w:val="en-US"/>
            <w:rPrChange w:id="468" w:author="Tran Ngoc Ha (DTL.Ship)" w:date="2019-12-20T14:22:00Z">
              <w:rPr>
                <w:lang w:val="en-US"/>
              </w:rPr>
            </w:rPrChange>
          </w:rPr>
          <w:t xml:space="preserve"> </w:t>
        </w:r>
        <w:proofErr w:type="spellStart"/>
        <w:proofErr w:type="gramStart"/>
        <w:r w:rsidRPr="00A16CD3">
          <w:rPr>
            <w:b/>
            <w:bCs/>
            <w:lang w:val="en-US"/>
            <w:rPrChange w:id="469" w:author="Tran Ngoc Ha (DTL.Ship)" w:date="2019-12-20T14:22:00Z">
              <w:rPr>
                <w:lang w:val="en-US"/>
              </w:rPr>
            </w:rPrChange>
          </w:rPr>
          <w:t>lưu</w:t>
        </w:r>
        <w:proofErr w:type="spellEnd"/>
        <w:r w:rsidRPr="00A16CD3">
          <w:rPr>
            <w:b/>
            <w:bCs/>
            <w:lang w:val="en-US"/>
            <w:rPrChange w:id="470" w:author="Tran Ngoc Ha (DTL.Ship)" w:date="2019-12-20T14:22:00Z">
              <w:rPr>
                <w:lang w:val="en-US"/>
              </w:rPr>
            </w:rPrChange>
          </w:rPr>
          <w:t xml:space="preserve"> :</w:t>
        </w:r>
        <w:proofErr w:type="gramEnd"/>
      </w:ins>
    </w:p>
    <w:p w:rsidR="00A16CD3" w:rsidRPr="00EB72B4" w:rsidRDefault="00A16CD3">
      <w:pPr>
        <w:pStyle w:val="ListParagraph"/>
        <w:numPr>
          <w:ilvl w:val="0"/>
          <w:numId w:val="39"/>
        </w:numPr>
        <w:rPr>
          <w:ins w:id="471" w:author="Tran Ngoc Ha (DTL.Ship)" w:date="2019-12-20T14:20:00Z"/>
          <w:lang w:val="en-US"/>
        </w:rPr>
        <w:pPrChange w:id="472" w:author="Tran Ngoc Ha (DTL.Ship)" w:date="2019-12-20T14:22:00Z">
          <w:pPr/>
        </w:pPrChange>
      </w:pPr>
      <w:ins w:id="473" w:author="Tran Ngoc Ha (DTL.Ship)" w:date="2019-12-20T14:20:00Z">
        <w:r w:rsidRPr="00EB72B4">
          <w:rPr>
            <w:lang w:val="en-US"/>
          </w:rPr>
          <w:t xml:space="preserve">Cho </w:t>
        </w:r>
        <w:proofErr w:type="spellStart"/>
        <w:r w:rsidRPr="00EB72B4">
          <w:rPr>
            <w:lang w:val="en-US"/>
          </w:rPr>
          <w:t>phép</w:t>
        </w:r>
        <w:proofErr w:type="spellEnd"/>
        <w:r w:rsidRPr="00EB72B4">
          <w:rPr>
            <w:lang w:val="en-US"/>
          </w:rPr>
          <w:t xml:space="preserve"> </w:t>
        </w:r>
        <w:proofErr w:type="spellStart"/>
        <w:r w:rsidRPr="00EB72B4">
          <w:rPr>
            <w:lang w:val="en-US"/>
          </w:rPr>
          <w:t>người</w:t>
        </w:r>
        <w:proofErr w:type="spellEnd"/>
        <w:r w:rsidRPr="00EB72B4">
          <w:rPr>
            <w:lang w:val="en-US"/>
          </w:rPr>
          <w:t xml:space="preserve"> </w:t>
        </w:r>
        <w:proofErr w:type="spellStart"/>
        <w:r w:rsidRPr="00EB72B4">
          <w:rPr>
            <w:lang w:val="en-US"/>
          </w:rPr>
          <w:t>dùng</w:t>
        </w:r>
        <w:proofErr w:type="spellEnd"/>
        <w:r w:rsidRPr="00EB72B4">
          <w:rPr>
            <w:lang w:val="en-US"/>
          </w:rPr>
          <w:t xml:space="preserve"> </w:t>
        </w:r>
        <w:proofErr w:type="spellStart"/>
        <w:r w:rsidRPr="00EB72B4">
          <w:rPr>
            <w:lang w:val="en-US"/>
          </w:rPr>
          <w:t>xem</w:t>
        </w:r>
        <w:proofErr w:type="spellEnd"/>
        <w:r w:rsidRPr="00EB72B4">
          <w:rPr>
            <w:lang w:val="en-US"/>
          </w:rPr>
          <w:t xml:space="preserve"> </w:t>
        </w:r>
        <w:proofErr w:type="spellStart"/>
        <w:r w:rsidRPr="00EB72B4">
          <w:rPr>
            <w:lang w:val="en-US"/>
          </w:rPr>
          <w:t>lại</w:t>
        </w:r>
        <w:proofErr w:type="spellEnd"/>
        <w:r w:rsidRPr="00EB72B4">
          <w:rPr>
            <w:lang w:val="en-US"/>
          </w:rPr>
          <w:t xml:space="preserve"> </w:t>
        </w:r>
        <w:proofErr w:type="spellStart"/>
        <w:r w:rsidRPr="00EB72B4">
          <w:rPr>
            <w:lang w:val="en-US"/>
          </w:rPr>
          <w:t>danh</w:t>
        </w:r>
        <w:proofErr w:type="spellEnd"/>
        <w:r w:rsidRPr="00EB72B4">
          <w:rPr>
            <w:lang w:val="en-US"/>
          </w:rPr>
          <w:t xml:space="preserve"> </w:t>
        </w:r>
        <w:proofErr w:type="spellStart"/>
        <w:r w:rsidRPr="00EB72B4">
          <w:rPr>
            <w:lang w:val="en-US"/>
          </w:rPr>
          <w:t>sách</w:t>
        </w:r>
        <w:proofErr w:type="spellEnd"/>
        <w:r w:rsidRPr="00EB72B4">
          <w:rPr>
            <w:lang w:val="en-US"/>
          </w:rPr>
          <w:t xml:space="preserve"> </w:t>
        </w:r>
        <w:proofErr w:type="spellStart"/>
        <w:r w:rsidRPr="00EB72B4">
          <w:rPr>
            <w:lang w:val="en-US"/>
          </w:rPr>
          <w:t>kết</w:t>
        </w:r>
        <w:proofErr w:type="spellEnd"/>
        <w:r w:rsidRPr="00EB72B4">
          <w:rPr>
            <w:lang w:val="en-US"/>
          </w:rPr>
          <w:t xml:space="preserve"> </w:t>
        </w:r>
        <w:proofErr w:type="spellStart"/>
        <w:r w:rsidRPr="00EB72B4">
          <w:rPr>
            <w:lang w:val="en-US"/>
          </w:rPr>
          <w:t>quả</w:t>
        </w:r>
        <w:proofErr w:type="spellEnd"/>
        <w:r w:rsidRPr="00EB72B4">
          <w:rPr>
            <w:lang w:val="en-US"/>
          </w:rPr>
          <w:t xml:space="preserve"> </w:t>
        </w:r>
        <w:proofErr w:type="spellStart"/>
        <w:r w:rsidRPr="00EB72B4">
          <w:rPr>
            <w:lang w:val="en-US"/>
          </w:rPr>
          <w:t>tra</w:t>
        </w:r>
        <w:proofErr w:type="spellEnd"/>
        <w:r w:rsidRPr="00EB72B4">
          <w:rPr>
            <w:lang w:val="en-US"/>
          </w:rPr>
          <w:t xml:space="preserve"> </w:t>
        </w:r>
        <w:proofErr w:type="spellStart"/>
        <w:r w:rsidRPr="00EB72B4">
          <w:rPr>
            <w:lang w:val="en-US"/>
          </w:rPr>
          <w:t>cứu</w:t>
        </w:r>
        <w:proofErr w:type="spellEnd"/>
        <w:r w:rsidRPr="00EB72B4">
          <w:rPr>
            <w:lang w:val="en-US"/>
          </w:rPr>
          <w:t xml:space="preserve"> </w:t>
        </w:r>
        <w:proofErr w:type="spellStart"/>
        <w:r w:rsidRPr="00EB72B4">
          <w:rPr>
            <w:lang w:val="en-US"/>
          </w:rPr>
          <w:t>đã</w:t>
        </w:r>
        <w:proofErr w:type="spellEnd"/>
        <w:r w:rsidRPr="00EB72B4">
          <w:rPr>
            <w:lang w:val="en-US"/>
          </w:rPr>
          <w:t xml:space="preserve"> </w:t>
        </w:r>
        <w:proofErr w:type="spellStart"/>
        <w:r w:rsidRPr="00EB72B4">
          <w:rPr>
            <w:lang w:val="en-US"/>
          </w:rPr>
          <w:t>lưu</w:t>
        </w:r>
        <w:proofErr w:type="spellEnd"/>
        <w:r w:rsidRPr="00EB72B4">
          <w:rPr>
            <w:lang w:val="en-US"/>
          </w:rPr>
          <w:t>,</w:t>
        </w:r>
      </w:ins>
    </w:p>
    <w:p w:rsidR="00A16CD3" w:rsidRPr="00EB72B4" w:rsidRDefault="00A16CD3">
      <w:pPr>
        <w:pStyle w:val="ListParagraph"/>
        <w:numPr>
          <w:ilvl w:val="0"/>
          <w:numId w:val="39"/>
        </w:numPr>
        <w:rPr>
          <w:ins w:id="474" w:author="Tran Ngoc Ha (DTL.Ship)" w:date="2019-12-20T14:20:00Z"/>
          <w:lang w:val="en-US"/>
        </w:rPr>
        <w:pPrChange w:id="475" w:author="Tran Ngoc Ha (DTL.Ship)" w:date="2019-12-20T14:22:00Z">
          <w:pPr/>
        </w:pPrChange>
      </w:pPr>
      <w:ins w:id="476" w:author="Tran Ngoc Ha (DTL.Ship)" w:date="2019-12-20T14:20:00Z">
        <w:r w:rsidRPr="00EB72B4">
          <w:rPr>
            <w:lang w:val="en-US"/>
          </w:rPr>
          <w:t xml:space="preserve">Cho </w:t>
        </w:r>
        <w:proofErr w:type="spellStart"/>
        <w:r w:rsidRPr="00EB72B4">
          <w:rPr>
            <w:lang w:val="en-US"/>
          </w:rPr>
          <w:t>phép</w:t>
        </w:r>
        <w:proofErr w:type="spellEnd"/>
        <w:r w:rsidRPr="00EB72B4">
          <w:rPr>
            <w:lang w:val="en-US"/>
          </w:rPr>
          <w:t xml:space="preserve"> </w:t>
        </w:r>
        <w:proofErr w:type="spellStart"/>
        <w:r w:rsidRPr="00EB72B4">
          <w:rPr>
            <w:lang w:val="en-US"/>
          </w:rPr>
          <w:t>người</w:t>
        </w:r>
        <w:proofErr w:type="spellEnd"/>
        <w:r w:rsidRPr="00EB72B4">
          <w:rPr>
            <w:lang w:val="en-US"/>
          </w:rPr>
          <w:t xml:space="preserve"> </w:t>
        </w:r>
        <w:proofErr w:type="spellStart"/>
        <w:r w:rsidRPr="00EB72B4">
          <w:rPr>
            <w:lang w:val="en-US"/>
          </w:rPr>
          <w:t>dùng</w:t>
        </w:r>
        <w:proofErr w:type="spellEnd"/>
        <w:r w:rsidRPr="00EB72B4">
          <w:rPr>
            <w:lang w:val="en-US"/>
          </w:rPr>
          <w:t xml:space="preserve"> </w:t>
        </w:r>
        <w:proofErr w:type="spellStart"/>
        <w:r w:rsidRPr="00EB72B4">
          <w:rPr>
            <w:lang w:val="en-US"/>
          </w:rPr>
          <w:t>xóa</w:t>
        </w:r>
        <w:proofErr w:type="spellEnd"/>
        <w:r w:rsidRPr="00EB72B4">
          <w:rPr>
            <w:lang w:val="en-US"/>
          </w:rPr>
          <w:t xml:space="preserve"> 1 </w:t>
        </w:r>
        <w:proofErr w:type="spellStart"/>
        <w:r w:rsidRPr="00EB72B4">
          <w:rPr>
            <w:lang w:val="en-US"/>
          </w:rPr>
          <w:t>bản</w:t>
        </w:r>
        <w:proofErr w:type="spellEnd"/>
        <w:r w:rsidRPr="00EB72B4">
          <w:rPr>
            <w:lang w:val="en-US"/>
          </w:rPr>
          <w:t xml:space="preserve"> </w:t>
        </w:r>
        <w:proofErr w:type="spellStart"/>
        <w:r w:rsidRPr="00EB72B4">
          <w:rPr>
            <w:lang w:val="en-US"/>
          </w:rPr>
          <w:t>ghi</w:t>
        </w:r>
        <w:proofErr w:type="spellEnd"/>
        <w:r w:rsidRPr="00EB72B4">
          <w:rPr>
            <w:lang w:val="en-US"/>
          </w:rPr>
          <w:t xml:space="preserve"> </w:t>
        </w:r>
        <w:proofErr w:type="spellStart"/>
        <w:r w:rsidRPr="00EB72B4">
          <w:rPr>
            <w:lang w:val="en-US"/>
          </w:rPr>
          <w:t>bất</w:t>
        </w:r>
        <w:proofErr w:type="spellEnd"/>
        <w:r w:rsidRPr="00EB72B4">
          <w:rPr>
            <w:lang w:val="en-US"/>
          </w:rPr>
          <w:t xml:space="preserve"> </w:t>
        </w:r>
        <w:proofErr w:type="spellStart"/>
        <w:r w:rsidRPr="00EB72B4">
          <w:rPr>
            <w:lang w:val="en-US"/>
          </w:rPr>
          <w:t>kỳ</w:t>
        </w:r>
      </w:ins>
      <w:proofErr w:type="spellEnd"/>
      <w:r w:rsidR="00AC6E49" w:rsidRPr="00EB72B4">
        <w:rPr>
          <w:lang w:val="en-US"/>
        </w:rPr>
        <w:t xml:space="preserve"> (</w:t>
      </w:r>
      <w:proofErr w:type="spellStart"/>
      <w:r w:rsidR="00AC6E49" w:rsidRPr="00EB72B4">
        <w:rPr>
          <w:lang w:val="en-US"/>
        </w:rPr>
        <w:t>đảm</w:t>
      </w:r>
      <w:proofErr w:type="spellEnd"/>
      <w:r w:rsidR="00AC6E49" w:rsidRPr="00EB72B4">
        <w:rPr>
          <w:lang w:val="en-US"/>
        </w:rPr>
        <w:t xml:space="preserve"> </w:t>
      </w:r>
      <w:proofErr w:type="spellStart"/>
      <w:r w:rsidR="00AC6E49" w:rsidRPr="00EB72B4">
        <w:rPr>
          <w:lang w:val="en-US"/>
        </w:rPr>
        <w:t>bảo</w:t>
      </w:r>
      <w:proofErr w:type="spellEnd"/>
      <w:r w:rsidR="00AC6E49" w:rsidRPr="00EB72B4">
        <w:rPr>
          <w:lang w:val="en-US"/>
        </w:rPr>
        <w:t xml:space="preserve"> </w:t>
      </w:r>
      <w:proofErr w:type="spellStart"/>
      <w:r w:rsidR="00AC6E49" w:rsidRPr="00EB72B4">
        <w:rPr>
          <w:lang w:val="en-US"/>
        </w:rPr>
        <w:t>giữ</w:t>
      </w:r>
      <w:proofErr w:type="spellEnd"/>
      <w:r w:rsidR="00AC6E49" w:rsidRPr="00EB72B4">
        <w:rPr>
          <w:lang w:val="en-US"/>
        </w:rPr>
        <w:t xml:space="preserve"> </w:t>
      </w:r>
      <w:proofErr w:type="spellStart"/>
      <w:r w:rsidR="00AC6E49" w:rsidRPr="00EB72B4">
        <w:rPr>
          <w:lang w:val="en-US"/>
        </w:rPr>
        <w:t>nguyên</w:t>
      </w:r>
      <w:proofErr w:type="spellEnd"/>
      <w:r w:rsidR="00AC6E49" w:rsidRPr="00EB72B4">
        <w:rPr>
          <w:lang w:val="en-US"/>
        </w:rPr>
        <w:t xml:space="preserve"> </w:t>
      </w:r>
      <w:proofErr w:type="spellStart"/>
      <w:r w:rsidR="00AC6E49" w:rsidRPr="00EB72B4">
        <w:rPr>
          <w:lang w:val="en-US"/>
        </w:rPr>
        <w:t>phần</w:t>
      </w:r>
      <w:proofErr w:type="spellEnd"/>
      <w:r w:rsidR="00AC6E49" w:rsidRPr="00EB72B4">
        <w:rPr>
          <w:lang w:val="en-US"/>
        </w:rPr>
        <w:t xml:space="preserve"> sort </w:t>
      </w:r>
      <w:proofErr w:type="spellStart"/>
      <w:r w:rsidR="00AC6E49" w:rsidRPr="00EB72B4">
        <w:rPr>
          <w:lang w:val="en-US"/>
        </w:rPr>
        <w:t>và</w:t>
      </w:r>
      <w:proofErr w:type="spellEnd"/>
      <w:r w:rsidR="00AC6E49" w:rsidRPr="00EB72B4">
        <w:rPr>
          <w:lang w:val="en-US"/>
        </w:rPr>
        <w:t xml:space="preserve"> pagination)</w:t>
      </w:r>
    </w:p>
    <w:p w:rsidR="00A16CD3" w:rsidRPr="00EB72B4" w:rsidRDefault="00A16CD3">
      <w:pPr>
        <w:pStyle w:val="ListParagraph"/>
        <w:numPr>
          <w:ilvl w:val="0"/>
          <w:numId w:val="39"/>
        </w:numPr>
        <w:rPr>
          <w:ins w:id="477" w:author="Tran Ngoc Ha (DTL.Ship)" w:date="2019-12-20T14:20:00Z"/>
          <w:lang w:val="en-US"/>
        </w:rPr>
        <w:pPrChange w:id="478" w:author="Tran Ngoc Ha (DTL.Ship)" w:date="2019-12-20T14:22:00Z">
          <w:pPr/>
        </w:pPrChange>
      </w:pPr>
      <w:proofErr w:type="spellStart"/>
      <w:ins w:id="479" w:author="Tran Ngoc Ha (DTL.Ship)" w:date="2019-12-20T14:20:00Z">
        <w:r w:rsidRPr="00EB72B4">
          <w:rPr>
            <w:lang w:val="en-US"/>
          </w:rPr>
          <w:t>Có</w:t>
        </w:r>
        <w:proofErr w:type="spellEnd"/>
        <w:r w:rsidRPr="00EB72B4">
          <w:rPr>
            <w:lang w:val="en-US"/>
          </w:rPr>
          <w:t xml:space="preserve"> </w:t>
        </w:r>
        <w:proofErr w:type="spellStart"/>
        <w:r w:rsidRPr="00EB72B4">
          <w:rPr>
            <w:lang w:val="en-US"/>
          </w:rPr>
          <w:t>phân</w:t>
        </w:r>
        <w:proofErr w:type="spellEnd"/>
        <w:r w:rsidRPr="00EB72B4">
          <w:rPr>
            <w:lang w:val="en-US"/>
          </w:rPr>
          <w:t xml:space="preserve"> </w:t>
        </w:r>
        <w:proofErr w:type="spellStart"/>
        <w:r w:rsidRPr="00EB72B4">
          <w:rPr>
            <w:lang w:val="en-US"/>
          </w:rPr>
          <w:t>trang</w:t>
        </w:r>
        <w:proofErr w:type="spellEnd"/>
        <w:r w:rsidRPr="00EB72B4">
          <w:rPr>
            <w:lang w:val="en-US"/>
          </w:rPr>
          <w:t xml:space="preserve">, sort </w:t>
        </w:r>
        <w:proofErr w:type="spellStart"/>
        <w:r w:rsidRPr="00EB72B4">
          <w:rPr>
            <w:lang w:val="en-US"/>
          </w:rPr>
          <w:t>theo</w:t>
        </w:r>
        <w:proofErr w:type="spellEnd"/>
        <w:r w:rsidRPr="00EB72B4">
          <w:rPr>
            <w:lang w:val="en-US"/>
          </w:rPr>
          <w:t xml:space="preserve"> </w:t>
        </w:r>
        <w:proofErr w:type="spellStart"/>
        <w:r w:rsidRPr="00EB72B4">
          <w:rPr>
            <w:lang w:val="en-US"/>
          </w:rPr>
          <w:t>trường</w:t>
        </w:r>
        <w:proofErr w:type="spellEnd"/>
        <w:r w:rsidRPr="00EB72B4">
          <w:rPr>
            <w:lang w:val="en-US"/>
          </w:rPr>
          <w:t xml:space="preserve"> </w:t>
        </w:r>
        <w:proofErr w:type="spellStart"/>
        <w:r w:rsidRPr="00EB72B4">
          <w:rPr>
            <w:lang w:val="en-US"/>
          </w:rPr>
          <w:t>thành</w:t>
        </w:r>
        <w:proofErr w:type="spellEnd"/>
        <w:r w:rsidRPr="00EB72B4">
          <w:rPr>
            <w:lang w:val="en-US"/>
          </w:rPr>
          <w:t xml:space="preserve"> </w:t>
        </w:r>
        <w:proofErr w:type="spellStart"/>
        <w:r w:rsidRPr="00EB72B4">
          <w:rPr>
            <w:lang w:val="en-US"/>
          </w:rPr>
          <w:t>phố</w:t>
        </w:r>
        <w:proofErr w:type="spellEnd"/>
        <w:r w:rsidRPr="00EB72B4">
          <w:rPr>
            <w:lang w:val="en-US"/>
          </w:rPr>
          <w:t xml:space="preserve">, </w:t>
        </w:r>
        <w:proofErr w:type="spellStart"/>
        <w:r w:rsidRPr="00EB72B4">
          <w:rPr>
            <w:strike/>
            <w:lang w:val="en-US"/>
          </w:rPr>
          <w:t>hoặc</w:t>
        </w:r>
        <w:proofErr w:type="spellEnd"/>
        <w:r w:rsidRPr="00EB72B4">
          <w:rPr>
            <w:strike/>
            <w:lang w:val="en-US"/>
          </w:rPr>
          <w:t xml:space="preserve"> </w:t>
        </w:r>
        <w:proofErr w:type="spellStart"/>
        <w:r w:rsidRPr="00EB72B4">
          <w:rPr>
            <w:strike/>
            <w:lang w:val="en-US"/>
          </w:rPr>
          <w:t>ngày</w:t>
        </w:r>
        <w:proofErr w:type="spellEnd"/>
        <w:r w:rsidRPr="00EB72B4">
          <w:rPr>
            <w:strike/>
            <w:lang w:val="en-US"/>
          </w:rPr>
          <w:t xml:space="preserve"> </w:t>
        </w:r>
        <w:proofErr w:type="spellStart"/>
        <w:r w:rsidRPr="00EB72B4">
          <w:rPr>
            <w:strike/>
            <w:lang w:val="en-US"/>
          </w:rPr>
          <w:t>tháng</w:t>
        </w:r>
        <w:proofErr w:type="spellEnd"/>
      </w:ins>
    </w:p>
    <w:p w:rsidR="00A16CD3" w:rsidRPr="00EB72B4" w:rsidRDefault="00A16CD3">
      <w:pPr>
        <w:pStyle w:val="ListParagraph"/>
        <w:numPr>
          <w:ilvl w:val="0"/>
          <w:numId w:val="39"/>
        </w:numPr>
        <w:rPr>
          <w:lang w:val="en-US"/>
        </w:rPr>
        <w:pPrChange w:id="480" w:author="Tran Ngoc Ha (DTL.Ship)" w:date="2019-12-20T14:22:00Z">
          <w:pPr/>
        </w:pPrChange>
      </w:pPr>
      <w:ins w:id="481" w:author="Tran Ngoc Ha (DTL.Ship)" w:date="2019-12-20T14:20:00Z">
        <w:r w:rsidRPr="00EB72B4">
          <w:rPr>
            <w:lang w:val="en-US"/>
          </w:rPr>
          <w:t xml:space="preserve">Cho </w:t>
        </w:r>
        <w:proofErr w:type="spellStart"/>
        <w:r w:rsidRPr="00EB72B4">
          <w:rPr>
            <w:lang w:val="en-US"/>
          </w:rPr>
          <w:t>phép</w:t>
        </w:r>
        <w:proofErr w:type="spellEnd"/>
        <w:r w:rsidRPr="00EB72B4">
          <w:rPr>
            <w:lang w:val="en-US"/>
          </w:rPr>
          <w:t xml:space="preserve"> </w:t>
        </w:r>
        <w:proofErr w:type="spellStart"/>
        <w:r w:rsidRPr="00EB72B4">
          <w:rPr>
            <w:lang w:val="en-US"/>
          </w:rPr>
          <w:t>người</w:t>
        </w:r>
        <w:proofErr w:type="spellEnd"/>
        <w:r w:rsidRPr="00EB72B4">
          <w:rPr>
            <w:lang w:val="en-US"/>
          </w:rPr>
          <w:t xml:space="preserve"> </w:t>
        </w:r>
        <w:proofErr w:type="spellStart"/>
        <w:r w:rsidRPr="00EB72B4">
          <w:rPr>
            <w:lang w:val="en-US"/>
          </w:rPr>
          <w:t>dùng</w:t>
        </w:r>
        <w:proofErr w:type="spellEnd"/>
        <w:r w:rsidRPr="00EB72B4">
          <w:rPr>
            <w:lang w:val="en-US"/>
          </w:rPr>
          <w:t xml:space="preserve"> view detail </w:t>
        </w:r>
        <w:proofErr w:type="spellStart"/>
        <w:r w:rsidRPr="00EB72B4">
          <w:rPr>
            <w:lang w:val="en-US"/>
          </w:rPr>
          <w:t>của</w:t>
        </w:r>
        <w:proofErr w:type="spellEnd"/>
        <w:r w:rsidRPr="00EB72B4">
          <w:rPr>
            <w:lang w:val="en-US"/>
          </w:rPr>
          <w:t xml:space="preserve"> 1 record</w:t>
        </w:r>
      </w:ins>
    </w:p>
    <w:p w:rsidR="00AC6E49" w:rsidRPr="00EB72B4" w:rsidRDefault="00AC6E49" w:rsidP="00AC6E49">
      <w:pPr>
        <w:pStyle w:val="ListParagraph"/>
        <w:numPr>
          <w:ilvl w:val="0"/>
          <w:numId w:val="39"/>
        </w:numPr>
        <w:rPr>
          <w:ins w:id="482" w:author="Tran Ngoc Ha (DTL.Ship)" w:date="2019-12-20T14:20:00Z"/>
          <w:lang w:val="en-US"/>
        </w:rPr>
      </w:pPr>
      <w:r w:rsidRPr="00EB72B4">
        <w:rPr>
          <w:lang w:val="en-US"/>
        </w:rPr>
        <w:t xml:space="preserve">Cho </w:t>
      </w:r>
      <w:proofErr w:type="spellStart"/>
      <w:r w:rsidRPr="00EB72B4">
        <w:rPr>
          <w:lang w:val="en-US"/>
        </w:rPr>
        <w:t>phép</w:t>
      </w:r>
      <w:proofErr w:type="spellEnd"/>
      <w:r w:rsidRPr="00EB72B4">
        <w:rPr>
          <w:lang w:val="en-US"/>
        </w:rPr>
        <w:t xml:space="preserve"> </w:t>
      </w:r>
      <w:proofErr w:type="spellStart"/>
      <w:r w:rsidRPr="00EB72B4">
        <w:rPr>
          <w:lang w:val="en-US"/>
        </w:rPr>
        <w:t>người</w:t>
      </w:r>
      <w:proofErr w:type="spellEnd"/>
      <w:r w:rsidRPr="00EB72B4">
        <w:rPr>
          <w:lang w:val="en-US"/>
        </w:rPr>
        <w:t xml:space="preserve"> </w:t>
      </w:r>
      <w:proofErr w:type="spellStart"/>
      <w:r w:rsidRPr="00EB72B4">
        <w:rPr>
          <w:lang w:val="en-US"/>
        </w:rPr>
        <w:t>dùng</w:t>
      </w:r>
      <w:proofErr w:type="spellEnd"/>
      <w:r w:rsidRPr="00EB72B4">
        <w:rPr>
          <w:lang w:val="en-US"/>
        </w:rPr>
        <w:t xml:space="preserve"> </w:t>
      </w:r>
      <w:proofErr w:type="spellStart"/>
      <w:r w:rsidRPr="00EB72B4">
        <w:rPr>
          <w:lang w:val="en-US"/>
        </w:rPr>
        <w:t>tìm</w:t>
      </w:r>
      <w:proofErr w:type="spellEnd"/>
      <w:r w:rsidRPr="00EB72B4">
        <w:rPr>
          <w:lang w:val="en-US"/>
        </w:rPr>
        <w:t xml:space="preserve"> </w:t>
      </w:r>
      <w:proofErr w:type="spellStart"/>
      <w:r w:rsidRPr="00EB72B4">
        <w:rPr>
          <w:lang w:val="en-US"/>
        </w:rPr>
        <w:t>kiếm</w:t>
      </w:r>
      <w:proofErr w:type="spellEnd"/>
      <w:r w:rsidRPr="00EB72B4">
        <w:rPr>
          <w:lang w:val="en-US"/>
        </w:rPr>
        <w:t xml:space="preserve"> 1 </w:t>
      </w:r>
      <w:proofErr w:type="spellStart"/>
      <w:r w:rsidRPr="00EB72B4">
        <w:rPr>
          <w:lang w:val="en-US"/>
        </w:rPr>
        <w:t>bản</w:t>
      </w:r>
      <w:proofErr w:type="spellEnd"/>
      <w:r w:rsidRPr="00EB72B4">
        <w:rPr>
          <w:lang w:val="en-US"/>
        </w:rPr>
        <w:t xml:space="preserve"> </w:t>
      </w:r>
      <w:proofErr w:type="spellStart"/>
      <w:r w:rsidRPr="00EB72B4">
        <w:rPr>
          <w:lang w:val="en-US"/>
        </w:rPr>
        <w:t>ghi</w:t>
      </w:r>
      <w:proofErr w:type="spellEnd"/>
      <w:r w:rsidRPr="00EB72B4">
        <w:rPr>
          <w:lang w:val="en-US"/>
        </w:rPr>
        <w:t xml:space="preserve"> </w:t>
      </w:r>
      <w:proofErr w:type="spellStart"/>
      <w:r w:rsidRPr="00EB72B4">
        <w:rPr>
          <w:lang w:val="en-US"/>
        </w:rPr>
        <w:t>theo</w:t>
      </w:r>
      <w:proofErr w:type="spellEnd"/>
      <w:r w:rsidRPr="00EB72B4">
        <w:rPr>
          <w:lang w:val="en-US"/>
        </w:rPr>
        <w:t xml:space="preserve"> </w:t>
      </w:r>
      <w:proofErr w:type="spellStart"/>
      <w:r w:rsidRPr="00EB72B4">
        <w:rPr>
          <w:lang w:val="en-US"/>
        </w:rPr>
        <w:t>tên</w:t>
      </w:r>
      <w:proofErr w:type="spellEnd"/>
      <w:r w:rsidRPr="00EB72B4">
        <w:rPr>
          <w:lang w:val="en-US"/>
        </w:rPr>
        <w:t xml:space="preserve"> </w:t>
      </w:r>
      <w:proofErr w:type="spellStart"/>
      <w:r w:rsidRPr="00EB72B4">
        <w:rPr>
          <w:lang w:val="en-US"/>
        </w:rPr>
        <w:t>thành</w:t>
      </w:r>
      <w:proofErr w:type="spellEnd"/>
      <w:r w:rsidRPr="00EB72B4">
        <w:rPr>
          <w:lang w:val="en-US"/>
        </w:rPr>
        <w:t xml:space="preserve"> </w:t>
      </w:r>
      <w:proofErr w:type="spellStart"/>
      <w:r w:rsidRPr="00EB72B4">
        <w:rPr>
          <w:lang w:val="en-US"/>
        </w:rPr>
        <w:t>phố</w:t>
      </w:r>
      <w:proofErr w:type="spellEnd"/>
      <w:r w:rsidRPr="00EB72B4">
        <w:rPr>
          <w:lang w:val="en-US"/>
        </w:rPr>
        <w:t xml:space="preserve"> </w:t>
      </w:r>
      <w:proofErr w:type="spellStart"/>
      <w:r w:rsidRPr="00EB72B4">
        <w:rPr>
          <w:lang w:val="en-US"/>
        </w:rPr>
        <w:t>từ</w:t>
      </w:r>
      <w:proofErr w:type="spellEnd"/>
      <w:r w:rsidRPr="00EB72B4">
        <w:rPr>
          <w:lang w:val="en-US"/>
        </w:rPr>
        <w:t xml:space="preserve"> Database</w:t>
      </w:r>
    </w:p>
    <w:p w:rsidR="00A16CD3" w:rsidRDefault="00A16CD3" w:rsidP="00A16CD3">
      <w:pPr>
        <w:rPr>
          <w:lang w:val="en-US"/>
        </w:rPr>
      </w:pPr>
      <w:ins w:id="483" w:author="Tran Ngoc Ha (DTL.Ship)" w:date="2019-12-20T14:20:00Z">
        <w:r w:rsidRPr="00A16CD3">
          <w:rPr>
            <w:lang w:val="en-US"/>
          </w:rPr>
          <w:tab/>
        </w:r>
        <w:r w:rsidRPr="00A16CD3">
          <w:rPr>
            <w:lang w:val="en-US"/>
          </w:rPr>
          <w:tab/>
        </w:r>
        <w:r w:rsidRPr="00A16CD3">
          <w:rPr>
            <w:lang w:val="en-US"/>
          </w:rPr>
          <w:tab/>
        </w:r>
        <w:r w:rsidRPr="00A16CD3">
          <w:rPr>
            <w:lang w:val="en-US"/>
          </w:rPr>
          <w:tab/>
        </w:r>
      </w:ins>
      <w:r w:rsidR="00884541">
        <w:rPr>
          <w:noProof/>
          <w:lang w:val="en-US" w:bidi="he-IL"/>
        </w:rPr>
        <w:drawing>
          <wp:inline distT="0" distB="0" distL="0" distR="0" wp14:anchorId="174010D9" wp14:editId="1E7F9E72">
            <wp:extent cx="5759450" cy="3369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69310"/>
                    </a:xfrm>
                    <a:prstGeom prst="rect">
                      <a:avLst/>
                    </a:prstGeom>
                  </pic:spPr>
                </pic:pic>
              </a:graphicData>
            </a:graphic>
          </wp:inline>
        </w:drawing>
      </w:r>
    </w:p>
    <w:p w:rsidR="00884541" w:rsidRDefault="00884541" w:rsidP="00A16CD3">
      <w:pPr>
        <w:rPr>
          <w:lang w:val="en-US"/>
        </w:rPr>
      </w:pPr>
      <w:r>
        <w:rPr>
          <w:noProof/>
          <w:lang w:val="en-US" w:bidi="he-IL"/>
        </w:rPr>
        <w:lastRenderedPageBreak/>
        <w:drawing>
          <wp:inline distT="0" distB="0" distL="0" distR="0" wp14:anchorId="37AAE276" wp14:editId="3A5B5045">
            <wp:extent cx="5759450" cy="3369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369310"/>
                    </a:xfrm>
                    <a:prstGeom prst="rect">
                      <a:avLst/>
                    </a:prstGeom>
                  </pic:spPr>
                </pic:pic>
              </a:graphicData>
            </a:graphic>
          </wp:inline>
        </w:drawing>
      </w:r>
    </w:p>
    <w:p w:rsidR="00884541" w:rsidRPr="00A16CD3" w:rsidRDefault="00884541" w:rsidP="00A16CD3">
      <w:pPr>
        <w:rPr>
          <w:ins w:id="484" w:author="Tran Ngoc Ha (DTL.Ship)" w:date="2019-12-20T14:20:00Z"/>
          <w:lang w:val="en-US"/>
        </w:rPr>
      </w:pPr>
    </w:p>
    <w:p w:rsidR="00A16CD3" w:rsidRPr="00A16CD3" w:rsidRDefault="00A16CD3">
      <w:pPr>
        <w:rPr>
          <w:ins w:id="485" w:author="Tran Ngoc Ha (DTL.Ship)" w:date="2019-12-20T14:21:00Z"/>
          <w:b/>
          <w:bCs/>
          <w:lang w:val="en-US"/>
          <w:rPrChange w:id="486" w:author="Tran Ngoc Ha (DTL.Ship)" w:date="2019-12-20T14:22:00Z">
            <w:rPr>
              <w:ins w:id="487" w:author="Tran Ngoc Ha (DTL.Ship)" w:date="2019-12-20T14:21:00Z"/>
              <w:lang w:val="en-US"/>
            </w:rPr>
          </w:rPrChange>
        </w:rPr>
      </w:pPr>
      <w:proofErr w:type="spellStart"/>
      <w:ins w:id="488" w:author="Tran Ngoc Ha (DTL.Ship)" w:date="2019-12-20T14:20:00Z">
        <w:r w:rsidRPr="00A16CD3">
          <w:rPr>
            <w:b/>
            <w:bCs/>
            <w:lang w:val="en-US"/>
            <w:rPrChange w:id="489" w:author="Tran Ngoc Ha (DTL.Ship)" w:date="2019-12-20T14:22:00Z">
              <w:rPr>
                <w:lang w:val="en-US"/>
              </w:rPr>
            </w:rPrChange>
          </w:rPr>
          <w:t>Màn</w:t>
        </w:r>
        <w:proofErr w:type="spellEnd"/>
        <w:r w:rsidRPr="00A16CD3">
          <w:rPr>
            <w:b/>
            <w:bCs/>
            <w:lang w:val="en-US"/>
            <w:rPrChange w:id="490" w:author="Tran Ngoc Ha (DTL.Ship)" w:date="2019-12-20T14:22:00Z">
              <w:rPr>
                <w:lang w:val="en-US"/>
              </w:rPr>
            </w:rPrChange>
          </w:rPr>
          <w:t xml:space="preserve"> </w:t>
        </w:r>
        <w:proofErr w:type="spellStart"/>
        <w:r w:rsidRPr="00A16CD3">
          <w:rPr>
            <w:b/>
            <w:bCs/>
            <w:lang w:val="en-US"/>
            <w:rPrChange w:id="491" w:author="Tran Ngoc Ha (DTL.Ship)" w:date="2019-12-20T14:22:00Z">
              <w:rPr>
                <w:lang w:val="en-US"/>
              </w:rPr>
            </w:rPrChange>
          </w:rPr>
          <w:t>hình</w:t>
        </w:r>
        <w:proofErr w:type="spellEnd"/>
        <w:r w:rsidRPr="00A16CD3">
          <w:rPr>
            <w:b/>
            <w:bCs/>
            <w:lang w:val="en-US"/>
            <w:rPrChange w:id="492" w:author="Tran Ngoc Ha (DTL.Ship)" w:date="2019-12-20T14:22:00Z">
              <w:rPr>
                <w:lang w:val="en-US"/>
              </w:rPr>
            </w:rPrChange>
          </w:rPr>
          <w:t xml:space="preserve"> </w:t>
        </w:r>
        <w:proofErr w:type="spellStart"/>
        <w:r w:rsidRPr="00A16CD3">
          <w:rPr>
            <w:b/>
            <w:bCs/>
            <w:lang w:val="en-US"/>
            <w:rPrChange w:id="493" w:author="Tran Ngoc Ha (DTL.Ship)" w:date="2019-12-20T14:22:00Z">
              <w:rPr>
                <w:lang w:val="en-US"/>
              </w:rPr>
            </w:rPrChange>
          </w:rPr>
          <w:t>hiển</w:t>
        </w:r>
        <w:proofErr w:type="spellEnd"/>
        <w:r w:rsidRPr="00A16CD3">
          <w:rPr>
            <w:b/>
            <w:bCs/>
            <w:lang w:val="en-US"/>
            <w:rPrChange w:id="494" w:author="Tran Ngoc Ha (DTL.Ship)" w:date="2019-12-20T14:22:00Z">
              <w:rPr>
                <w:lang w:val="en-US"/>
              </w:rPr>
            </w:rPrChange>
          </w:rPr>
          <w:t xml:space="preserve"> </w:t>
        </w:r>
        <w:proofErr w:type="spellStart"/>
        <w:r w:rsidRPr="00A16CD3">
          <w:rPr>
            <w:b/>
            <w:bCs/>
            <w:lang w:val="en-US"/>
            <w:rPrChange w:id="495" w:author="Tran Ngoc Ha (DTL.Ship)" w:date="2019-12-20T14:22:00Z">
              <w:rPr>
                <w:lang w:val="en-US"/>
              </w:rPr>
            </w:rPrChange>
          </w:rPr>
          <w:t>thị</w:t>
        </w:r>
        <w:proofErr w:type="spellEnd"/>
        <w:r w:rsidRPr="00A16CD3">
          <w:rPr>
            <w:b/>
            <w:bCs/>
            <w:lang w:val="en-US"/>
            <w:rPrChange w:id="496" w:author="Tran Ngoc Ha (DTL.Ship)" w:date="2019-12-20T14:22:00Z">
              <w:rPr>
                <w:lang w:val="en-US"/>
              </w:rPr>
            </w:rPrChange>
          </w:rPr>
          <w:t xml:space="preserve"> chi </w:t>
        </w:r>
        <w:proofErr w:type="spellStart"/>
        <w:r w:rsidRPr="00A16CD3">
          <w:rPr>
            <w:b/>
            <w:bCs/>
            <w:lang w:val="en-US"/>
            <w:rPrChange w:id="497" w:author="Tran Ngoc Ha (DTL.Ship)" w:date="2019-12-20T14:22:00Z">
              <w:rPr>
                <w:lang w:val="en-US"/>
              </w:rPr>
            </w:rPrChange>
          </w:rPr>
          <w:t>tiết</w:t>
        </w:r>
        <w:proofErr w:type="spellEnd"/>
        <w:r w:rsidRPr="00A16CD3">
          <w:rPr>
            <w:b/>
            <w:bCs/>
            <w:lang w:val="en-US"/>
            <w:rPrChange w:id="498" w:author="Tran Ngoc Ha (DTL.Ship)" w:date="2019-12-20T14:22:00Z">
              <w:rPr>
                <w:lang w:val="en-US"/>
              </w:rPr>
            </w:rPrChange>
          </w:rPr>
          <w:t xml:space="preserve"> </w:t>
        </w:r>
        <w:proofErr w:type="spellStart"/>
        <w:r w:rsidRPr="00A16CD3">
          <w:rPr>
            <w:b/>
            <w:bCs/>
            <w:lang w:val="en-US"/>
            <w:rPrChange w:id="499" w:author="Tran Ngoc Ha (DTL.Ship)" w:date="2019-12-20T14:22:00Z">
              <w:rPr>
                <w:lang w:val="en-US"/>
              </w:rPr>
            </w:rPrChange>
          </w:rPr>
          <w:t>của</w:t>
        </w:r>
        <w:proofErr w:type="spellEnd"/>
        <w:r w:rsidRPr="00A16CD3">
          <w:rPr>
            <w:b/>
            <w:bCs/>
            <w:lang w:val="en-US"/>
            <w:rPrChange w:id="500" w:author="Tran Ngoc Ha (DTL.Ship)" w:date="2019-12-20T14:22:00Z">
              <w:rPr>
                <w:lang w:val="en-US"/>
              </w:rPr>
            </w:rPrChange>
          </w:rPr>
          <w:t xml:space="preserve"> 1 </w:t>
        </w:r>
        <w:proofErr w:type="spellStart"/>
        <w:r w:rsidRPr="00A16CD3">
          <w:rPr>
            <w:b/>
            <w:bCs/>
            <w:lang w:val="en-US"/>
            <w:rPrChange w:id="501" w:author="Tran Ngoc Ha (DTL.Ship)" w:date="2019-12-20T14:22:00Z">
              <w:rPr>
                <w:lang w:val="en-US"/>
              </w:rPr>
            </w:rPrChange>
          </w:rPr>
          <w:t>bản</w:t>
        </w:r>
        <w:proofErr w:type="spellEnd"/>
        <w:r w:rsidRPr="00A16CD3">
          <w:rPr>
            <w:b/>
            <w:bCs/>
            <w:lang w:val="en-US"/>
            <w:rPrChange w:id="502" w:author="Tran Ngoc Ha (DTL.Ship)" w:date="2019-12-20T14:22:00Z">
              <w:rPr>
                <w:lang w:val="en-US"/>
              </w:rPr>
            </w:rPrChange>
          </w:rPr>
          <w:t xml:space="preserve"> </w:t>
        </w:r>
        <w:proofErr w:type="spellStart"/>
        <w:proofErr w:type="gramStart"/>
        <w:r w:rsidRPr="00A16CD3">
          <w:rPr>
            <w:b/>
            <w:bCs/>
            <w:lang w:val="en-US"/>
            <w:rPrChange w:id="503" w:author="Tran Ngoc Ha (DTL.Ship)" w:date="2019-12-20T14:22:00Z">
              <w:rPr>
                <w:lang w:val="en-US"/>
              </w:rPr>
            </w:rPrChange>
          </w:rPr>
          <w:t>ghi</w:t>
        </w:r>
        <w:proofErr w:type="spellEnd"/>
        <w:r w:rsidRPr="00A16CD3">
          <w:rPr>
            <w:b/>
            <w:bCs/>
            <w:lang w:val="en-US"/>
            <w:rPrChange w:id="504" w:author="Tran Ngoc Ha (DTL.Ship)" w:date="2019-12-20T14:22:00Z">
              <w:rPr>
                <w:lang w:val="en-US"/>
              </w:rPr>
            </w:rPrChange>
          </w:rPr>
          <w:t xml:space="preserve"> :</w:t>
        </w:r>
      </w:ins>
      <w:proofErr w:type="gramEnd"/>
    </w:p>
    <w:p w:rsidR="00A16CD3" w:rsidRPr="00A16CD3" w:rsidRDefault="00A16CD3">
      <w:pPr>
        <w:pStyle w:val="ListParagraph"/>
        <w:numPr>
          <w:ilvl w:val="0"/>
          <w:numId w:val="39"/>
        </w:numPr>
        <w:rPr>
          <w:ins w:id="505" w:author="Tran Ngoc Ha (DTL.Ship)" w:date="2019-12-20T14:20:00Z"/>
          <w:lang w:val="en-US"/>
        </w:rPr>
        <w:pPrChange w:id="506" w:author="Tran Ngoc Ha (DTL.Ship)" w:date="2019-12-20T14:22:00Z">
          <w:pPr/>
        </w:pPrChange>
      </w:pPr>
      <w:proofErr w:type="spellStart"/>
      <w:ins w:id="507" w:author="Tran Ngoc Ha (DTL.Ship)" w:date="2019-12-20T14:20:00Z">
        <w:r w:rsidRPr="00A16CD3">
          <w:rPr>
            <w:lang w:val="en-US"/>
          </w:rPr>
          <w:t>Hiển</w:t>
        </w:r>
        <w:proofErr w:type="spellEnd"/>
        <w:r w:rsidRPr="00A16CD3">
          <w:rPr>
            <w:lang w:val="en-US"/>
          </w:rPr>
          <w:t xml:space="preserve"> </w:t>
        </w:r>
        <w:proofErr w:type="spellStart"/>
        <w:r w:rsidRPr="00A16CD3">
          <w:rPr>
            <w:lang w:val="en-US"/>
          </w:rPr>
          <w:t>thị</w:t>
        </w:r>
        <w:proofErr w:type="spellEnd"/>
        <w:r w:rsidRPr="00A16CD3">
          <w:rPr>
            <w:lang w:val="en-US"/>
          </w:rPr>
          <w:t xml:space="preserve"> </w:t>
        </w:r>
        <w:proofErr w:type="spellStart"/>
        <w:r w:rsidRPr="00A16CD3">
          <w:rPr>
            <w:lang w:val="en-US"/>
          </w:rPr>
          <w:t>thông</w:t>
        </w:r>
        <w:proofErr w:type="spellEnd"/>
        <w:r w:rsidRPr="00A16CD3">
          <w:rPr>
            <w:lang w:val="en-US"/>
          </w:rPr>
          <w:t xml:space="preserve"> tin </w:t>
        </w:r>
        <w:proofErr w:type="spellStart"/>
        <w:r w:rsidRPr="00A16CD3">
          <w:rPr>
            <w:lang w:val="en-US"/>
          </w:rPr>
          <w:t>đầy</w:t>
        </w:r>
        <w:proofErr w:type="spellEnd"/>
        <w:r w:rsidRPr="00A16CD3">
          <w:rPr>
            <w:lang w:val="en-US"/>
          </w:rPr>
          <w:t xml:space="preserve"> </w:t>
        </w:r>
        <w:proofErr w:type="spellStart"/>
        <w:r w:rsidRPr="00A16CD3">
          <w:rPr>
            <w:lang w:val="en-US"/>
          </w:rPr>
          <w:t>đủ</w:t>
        </w:r>
        <w:proofErr w:type="spellEnd"/>
        <w:r w:rsidRPr="00A16CD3">
          <w:rPr>
            <w:lang w:val="en-US"/>
          </w:rPr>
          <w:t xml:space="preserve"> </w:t>
        </w:r>
        <w:proofErr w:type="spellStart"/>
        <w:r w:rsidRPr="00A16CD3">
          <w:rPr>
            <w:lang w:val="en-US"/>
          </w:rPr>
          <w:t>của</w:t>
        </w:r>
        <w:proofErr w:type="spellEnd"/>
        <w:r w:rsidRPr="00A16CD3">
          <w:rPr>
            <w:lang w:val="en-US"/>
          </w:rPr>
          <w:t xml:space="preserve"> </w:t>
        </w:r>
        <w:proofErr w:type="spellStart"/>
        <w:r w:rsidRPr="00A16CD3">
          <w:rPr>
            <w:lang w:val="en-US"/>
          </w:rPr>
          <w:t>bản</w:t>
        </w:r>
        <w:proofErr w:type="spellEnd"/>
        <w:r w:rsidRPr="00A16CD3">
          <w:rPr>
            <w:lang w:val="en-US"/>
          </w:rPr>
          <w:t xml:space="preserve"> </w:t>
        </w:r>
        <w:proofErr w:type="spellStart"/>
        <w:r w:rsidRPr="00A16CD3">
          <w:rPr>
            <w:lang w:val="en-US"/>
          </w:rPr>
          <w:t>ghi</w:t>
        </w:r>
        <w:proofErr w:type="spellEnd"/>
        <w:r w:rsidRPr="00A16CD3">
          <w:rPr>
            <w:lang w:val="en-US"/>
          </w:rPr>
          <w:t xml:space="preserve"> (</w:t>
        </w:r>
        <w:proofErr w:type="spellStart"/>
        <w:r w:rsidRPr="00A16CD3">
          <w:rPr>
            <w:lang w:val="en-US"/>
          </w:rPr>
          <w:t>Thành</w:t>
        </w:r>
        <w:proofErr w:type="spellEnd"/>
        <w:r w:rsidRPr="00A16CD3">
          <w:rPr>
            <w:lang w:val="en-US"/>
          </w:rPr>
          <w:t xml:space="preserve"> </w:t>
        </w:r>
        <w:proofErr w:type="spellStart"/>
        <w:r w:rsidRPr="00A16CD3">
          <w:rPr>
            <w:lang w:val="en-US"/>
          </w:rPr>
          <w:t>phố</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ẩm</w:t>
        </w:r>
        <w:proofErr w:type="spellEnd"/>
        <w:r w:rsidRPr="00A16CD3">
          <w:rPr>
            <w:lang w:val="en-US"/>
          </w:rPr>
          <w:t xml:space="preserve">, </w:t>
        </w:r>
        <w:proofErr w:type="spellStart"/>
        <w:r w:rsidRPr="00A16CD3">
          <w:rPr>
            <w:lang w:val="en-US"/>
          </w:rPr>
          <w:t>nhiệt</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tốc</w:t>
        </w:r>
        <w:proofErr w:type="spellEnd"/>
        <w:r w:rsidRPr="00A16CD3">
          <w:rPr>
            <w:lang w:val="en-US"/>
          </w:rPr>
          <w:t xml:space="preserve"> </w:t>
        </w:r>
        <w:proofErr w:type="spellStart"/>
        <w:r w:rsidRPr="00A16CD3">
          <w:rPr>
            <w:lang w:val="en-US"/>
          </w:rPr>
          <w:t>độ</w:t>
        </w:r>
        <w:proofErr w:type="spellEnd"/>
        <w:r w:rsidRPr="00A16CD3">
          <w:rPr>
            <w:lang w:val="en-US"/>
          </w:rPr>
          <w:t xml:space="preserve"> </w:t>
        </w:r>
        <w:proofErr w:type="spellStart"/>
        <w:r w:rsidRPr="00A16CD3">
          <w:rPr>
            <w:lang w:val="en-US"/>
          </w:rPr>
          <w:t>gió</w:t>
        </w:r>
        <w:proofErr w:type="spellEnd"/>
        <w:r w:rsidRPr="00A16CD3">
          <w:rPr>
            <w:lang w:val="en-US"/>
          </w:rPr>
          <w:t xml:space="preserve">, </w:t>
        </w:r>
        <w:proofErr w:type="spellStart"/>
        <w:r w:rsidRPr="00A16CD3">
          <w:rPr>
            <w:lang w:val="en-US"/>
          </w:rPr>
          <w:t>ngày</w:t>
        </w:r>
        <w:proofErr w:type="spellEnd"/>
        <w:r w:rsidRPr="00A16CD3">
          <w:rPr>
            <w:lang w:val="en-US"/>
          </w:rPr>
          <w:t xml:space="preserve"> </w:t>
        </w:r>
        <w:proofErr w:type="spellStart"/>
        <w:r w:rsidRPr="00A16CD3">
          <w:rPr>
            <w:lang w:val="en-US"/>
          </w:rPr>
          <w:t>tháng</w:t>
        </w:r>
        <w:proofErr w:type="spellEnd"/>
        <w:r w:rsidRPr="00A16CD3">
          <w:rPr>
            <w:lang w:val="en-US"/>
          </w:rPr>
          <w:t xml:space="preserve">, </w:t>
        </w:r>
        <w:proofErr w:type="spellStart"/>
        <w:r w:rsidRPr="00A16CD3">
          <w:rPr>
            <w:lang w:val="en-US"/>
          </w:rPr>
          <w:t>hình</w:t>
        </w:r>
        <w:proofErr w:type="spellEnd"/>
        <w:r w:rsidRPr="00A16CD3">
          <w:rPr>
            <w:lang w:val="en-US"/>
          </w:rPr>
          <w:t xml:space="preserve"> </w:t>
        </w:r>
        <w:proofErr w:type="spellStart"/>
        <w:r w:rsidRPr="00A16CD3">
          <w:rPr>
            <w:lang w:val="en-US"/>
          </w:rPr>
          <w:t>ảnh</w:t>
        </w:r>
        <w:proofErr w:type="spellEnd"/>
        <w:r w:rsidRPr="00A16CD3">
          <w:rPr>
            <w:lang w:val="en-US"/>
          </w:rPr>
          <w:t xml:space="preserve"> </w:t>
        </w:r>
        <w:proofErr w:type="spellStart"/>
        <w:r w:rsidRPr="00A16CD3">
          <w:rPr>
            <w:lang w:val="en-US"/>
          </w:rPr>
          <w:t>mô</w:t>
        </w:r>
        <w:proofErr w:type="spellEnd"/>
        <w:r w:rsidRPr="00A16CD3">
          <w:rPr>
            <w:lang w:val="en-US"/>
          </w:rPr>
          <w:t xml:space="preserve"> </w:t>
        </w:r>
        <w:proofErr w:type="spellStart"/>
        <w:r w:rsidRPr="00A16CD3">
          <w:rPr>
            <w:lang w:val="en-US"/>
          </w:rPr>
          <w:t>tả</w:t>
        </w:r>
        <w:proofErr w:type="spellEnd"/>
        <w:r w:rsidRPr="00A16CD3">
          <w:rPr>
            <w:lang w:val="en-US"/>
          </w:rPr>
          <w:t xml:space="preserve"> </w:t>
        </w:r>
        <w:proofErr w:type="spellStart"/>
        <w:r w:rsidRPr="00A16CD3">
          <w:rPr>
            <w:lang w:val="en-US"/>
          </w:rPr>
          <w:t>thời</w:t>
        </w:r>
        <w:proofErr w:type="spellEnd"/>
        <w:r w:rsidRPr="00A16CD3">
          <w:rPr>
            <w:lang w:val="en-US"/>
          </w:rPr>
          <w:t xml:space="preserve"> </w:t>
        </w:r>
        <w:proofErr w:type="spellStart"/>
        <w:r w:rsidRPr="00A16CD3">
          <w:rPr>
            <w:lang w:val="en-US"/>
          </w:rPr>
          <w:t>tiết</w:t>
        </w:r>
        <w:proofErr w:type="spellEnd"/>
        <w:r w:rsidRPr="00A16CD3">
          <w:rPr>
            <w:lang w:val="en-US"/>
          </w:rPr>
          <w:t>)</w:t>
        </w:r>
      </w:ins>
    </w:p>
    <w:p w:rsidR="00A16CD3" w:rsidRDefault="00A16CD3" w:rsidP="00884541">
      <w:pPr>
        <w:ind w:left="720"/>
        <w:rPr>
          <w:lang w:val="en-US"/>
        </w:rPr>
      </w:pPr>
    </w:p>
    <w:p w:rsidR="00884541" w:rsidRDefault="00884541" w:rsidP="00A16CD3">
      <w:pPr>
        <w:rPr>
          <w:lang w:val="en-US"/>
        </w:rPr>
      </w:pPr>
      <w:r>
        <w:rPr>
          <w:noProof/>
          <w:lang w:val="en-US" w:bidi="he-IL"/>
        </w:rPr>
        <w:drawing>
          <wp:inline distT="0" distB="0" distL="0" distR="0" wp14:anchorId="708796C8" wp14:editId="1BC17CD5">
            <wp:extent cx="575945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369310"/>
                    </a:xfrm>
                    <a:prstGeom prst="rect">
                      <a:avLst/>
                    </a:prstGeom>
                  </pic:spPr>
                </pic:pic>
              </a:graphicData>
            </a:graphic>
          </wp:inline>
        </w:drawing>
      </w:r>
    </w:p>
    <w:p w:rsidR="00884541" w:rsidRDefault="00884541" w:rsidP="00A16CD3">
      <w:pPr>
        <w:rPr>
          <w:lang w:val="en-US"/>
        </w:rPr>
      </w:pPr>
    </w:p>
    <w:p w:rsidR="00816693" w:rsidRDefault="00816693" w:rsidP="00816693">
      <w:pPr>
        <w:rPr>
          <w:b/>
          <w:bCs/>
          <w:lang w:val="en-US"/>
        </w:rPr>
      </w:pPr>
    </w:p>
    <w:p w:rsidR="00816693" w:rsidRDefault="00816693" w:rsidP="00816693">
      <w:pPr>
        <w:rPr>
          <w:b/>
          <w:bCs/>
          <w:lang w:val="en-US"/>
        </w:rPr>
      </w:pPr>
    </w:p>
    <w:p w:rsidR="00816693" w:rsidRDefault="00816693" w:rsidP="00816693">
      <w:pPr>
        <w:rPr>
          <w:b/>
          <w:bCs/>
          <w:lang w:val="en-US"/>
        </w:rPr>
      </w:pPr>
    </w:p>
    <w:p w:rsidR="00816693" w:rsidRDefault="00816693" w:rsidP="00816693">
      <w:pPr>
        <w:rPr>
          <w:b/>
          <w:bCs/>
          <w:lang w:val="en-US"/>
        </w:rPr>
      </w:pPr>
    </w:p>
    <w:p w:rsidR="00816693" w:rsidRPr="00A16CD3" w:rsidRDefault="00816693" w:rsidP="00816693">
      <w:pPr>
        <w:rPr>
          <w:ins w:id="508" w:author="Tran Ngoc Ha (DTL.Ship)" w:date="2019-12-20T14:21:00Z"/>
          <w:b/>
          <w:bCs/>
          <w:lang w:val="en-US"/>
          <w:rPrChange w:id="509" w:author="Tran Ngoc Ha (DTL.Ship)" w:date="2019-12-20T14:22:00Z">
            <w:rPr>
              <w:ins w:id="510" w:author="Tran Ngoc Ha (DTL.Ship)" w:date="2019-12-20T14:21:00Z"/>
              <w:lang w:val="en-US"/>
            </w:rPr>
          </w:rPrChange>
        </w:rPr>
      </w:pPr>
      <w:proofErr w:type="spellStart"/>
      <w:ins w:id="511" w:author="Tran Ngoc Ha (DTL.Ship)" w:date="2019-12-20T14:20:00Z">
        <w:r w:rsidRPr="00A16CD3">
          <w:rPr>
            <w:b/>
            <w:bCs/>
            <w:lang w:val="en-US"/>
            <w:rPrChange w:id="512" w:author="Tran Ngoc Ha (DTL.Ship)" w:date="2019-12-20T14:22:00Z">
              <w:rPr>
                <w:lang w:val="en-US"/>
              </w:rPr>
            </w:rPrChange>
          </w:rPr>
          <w:lastRenderedPageBreak/>
          <w:t>Màn</w:t>
        </w:r>
        <w:proofErr w:type="spellEnd"/>
        <w:r w:rsidRPr="00A16CD3">
          <w:rPr>
            <w:b/>
            <w:bCs/>
            <w:lang w:val="en-US"/>
            <w:rPrChange w:id="513" w:author="Tran Ngoc Ha (DTL.Ship)" w:date="2019-12-20T14:22:00Z">
              <w:rPr>
                <w:lang w:val="en-US"/>
              </w:rPr>
            </w:rPrChange>
          </w:rPr>
          <w:t xml:space="preserve"> </w:t>
        </w:r>
        <w:proofErr w:type="spellStart"/>
        <w:r w:rsidRPr="00A16CD3">
          <w:rPr>
            <w:b/>
            <w:bCs/>
            <w:lang w:val="en-US"/>
            <w:rPrChange w:id="514" w:author="Tran Ngoc Ha (DTL.Ship)" w:date="2019-12-20T14:22:00Z">
              <w:rPr>
                <w:lang w:val="en-US"/>
              </w:rPr>
            </w:rPrChange>
          </w:rPr>
          <w:t>hình</w:t>
        </w:r>
        <w:proofErr w:type="spellEnd"/>
        <w:r w:rsidRPr="00A16CD3">
          <w:rPr>
            <w:b/>
            <w:bCs/>
            <w:lang w:val="en-US"/>
            <w:rPrChange w:id="515" w:author="Tran Ngoc Ha (DTL.Ship)" w:date="2019-12-20T14:22:00Z">
              <w:rPr>
                <w:lang w:val="en-US"/>
              </w:rPr>
            </w:rPrChange>
          </w:rPr>
          <w:t xml:space="preserve"> </w:t>
        </w:r>
        <w:proofErr w:type="spellStart"/>
        <w:r w:rsidRPr="00A16CD3">
          <w:rPr>
            <w:b/>
            <w:bCs/>
            <w:lang w:val="en-US"/>
            <w:rPrChange w:id="516" w:author="Tran Ngoc Ha (DTL.Ship)" w:date="2019-12-20T14:22:00Z">
              <w:rPr>
                <w:lang w:val="en-US"/>
              </w:rPr>
            </w:rPrChange>
          </w:rPr>
          <w:t>hiển</w:t>
        </w:r>
        <w:proofErr w:type="spellEnd"/>
        <w:r w:rsidRPr="00A16CD3">
          <w:rPr>
            <w:b/>
            <w:bCs/>
            <w:lang w:val="en-US"/>
            <w:rPrChange w:id="517" w:author="Tran Ngoc Ha (DTL.Ship)" w:date="2019-12-20T14:22:00Z">
              <w:rPr>
                <w:lang w:val="en-US"/>
              </w:rPr>
            </w:rPrChange>
          </w:rPr>
          <w:t xml:space="preserve"> </w:t>
        </w:r>
        <w:proofErr w:type="spellStart"/>
        <w:r w:rsidRPr="00A16CD3">
          <w:rPr>
            <w:b/>
            <w:bCs/>
            <w:lang w:val="en-US"/>
            <w:rPrChange w:id="518" w:author="Tran Ngoc Ha (DTL.Ship)" w:date="2019-12-20T14:22:00Z">
              <w:rPr>
                <w:lang w:val="en-US"/>
              </w:rPr>
            </w:rPrChange>
          </w:rPr>
          <w:t>thị</w:t>
        </w:r>
        <w:proofErr w:type="spellEnd"/>
        <w:r w:rsidRPr="00A16CD3">
          <w:rPr>
            <w:b/>
            <w:bCs/>
            <w:lang w:val="en-US"/>
            <w:rPrChange w:id="519" w:author="Tran Ngoc Ha (DTL.Ship)" w:date="2019-12-20T14:22:00Z">
              <w:rPr>
                <w:lang w:val="en-US"/>
              </w:rPr>
            </w:rPrChange>
          </w:rPr>
          <w:t xml:space="preserve"> </w:t>
        </w:r>
      </w:ins>
      <w:proofErr w:type="spellStart"/>
      <w:r>
        <w:rPr>
          <w:b/>
          <w:bCs/>
          <w:lang w:val="en-US"/>
        </w:rPr>
        <w:t>báo</w:t>
      </w:r>
      <w:proofErr w:type="spellEnd"/>
      <w:r>
        <w:rPr>
          <w:b/>
          <w:bCs/>
          <w:lang w:val="en-US"/>
        </w:rPr>
        <w:t xml:space="preserve"> </w:t>
      </w:r>
      <w:proofErr w:type="spellStart"/>
      <w:r>
        <w:rPr>
          <w:b/>
          <w:bCs/>
          <w:lang w:val="en-US"/>
        </w:rPr>
        <w:t>cáo</w:t>
      </w:r>
      <w:proofErr w:type="spellEnd"/>
      <w:r>
        <w:rPr>
          <w:b/>
          <w:bCs/>
          <w:lang w:val="en-US"/>
        </w:rPr>
        <w:t xml:space="preserve"> </w:t>
      </w:r>
      <w:proofErr w:type="spellStart"/>
      <w:r>
        <w:rPr>
          <w:b/>
          <w:bCs/>
          <w:lang w:val="en-US"/>
        </w:rPr>
        <w:t>thời</w:t>
      </w:r>
      <w:proofErr w:type="spellEnd"/>
      <w:r>
        <w:rPr>
          <w:b/>
          <w:bCs/>
          <w:lang w:val="en-US"/>
        </w:rPr>
        <w:t xml:space="preserve"> </w:t>
      </w:r>
      <w:proofErr w:type="spellStart"/>
      <w:r>
        <w:rPr>
          <w:b/>
          <w:bCs/>
          <w:lang w:val="en-US"/>
        </w:rPr>
        <w:t>tiết</w:t>
      </w:r>
      <w:proofErr w:type="spellEnd"/>
      <w:r>
        <w:rPr>
          <w:b/>
          <w:bCs/>
          <w:lang w:val="en-US"/>
        </w:rPr>
        <w:t xml:space="preserve"> </w:t>
      </w:r>
      <w:proofErr w:type="spellStart"/>
      <w:r>
        <w:rPr>
          <w:b/>
          <w:bCs/>
          <w:lang w:val="en-US"/>
        </w:rPr>
        <w:t>theo</w:t>
      </w:r>
      <w:proofErr w:type="spellEnd"/>
      <w:r>
        <w:rPr>
          <w:b/>
          <w:bCs/>
          <w:lang w:val="en-US"/>
        </w:rPr>
        <w:t xml:space="preserve"> </w:t>
      </w:r>
      <w:proofErr w:type="spellStart"/>
      <w:r>
        <w:rPr>
          <w:b/>
          <w:bCs/>
          <w:lang w:val="en-US"/>
        </w:rPr>
        <w:t>khoảng</w:t>
      </w:r>
      <w:proofErr w:type="spellEnd"/>
      <w:r>
        <w:rPr>
          <w:b/>
          <w:bCs/>
          <w:lang w:val="en-US"/>
        </w:rPr>
        <w:t xml:space="preserve"> </w:t>
      </w:r>
      <w:proofErr w:type="spellStart"/>
      <w:r>
        <w:rPr>
          <w:b/>
          <w:bCs/>
          <w:lang w:val="en-US"/>
        </w:rPr>
        <w:t>thời</w:t>
      </w:r>
      <w:proofErr w:type="spellEnd"/>
      <w:r>
        <w:rPr>
          <w:b/>
          <w:bCs/>
          <w:lang w:val="en-US"/>
        </w:rPr>
        <w:t xml:space="preserve"> </w:t>
      </w:r>
      <w:proofErr w:type="spellStart"/>
      <w:proofErr w:type="gramStart"/>
      <w:r>
        <w:rPr>
          <w:b/>
          <w:bCs/>
          <w:lang w:val="en-US"/>
        </w:rPr>
        <w:t>gian</w:t>
      </w:r>
      <w:proofErr w:type="spellEnd"/>
      <w:ins w:id="520" w:author="Tran Ngoc Ha (DTL.Ship)" w:date="2019-12-20T14:20:00Z">
        <w:r w:rsidRPr="00A16CD3">
          <w:rPr>
            <w:b/>
            <w:bCs/>
            <w:lang w:val="en-US"/>
            <w:rPrChange w:id="521" w:author="Tran Ngoc Ha (DTL.Ship)" w:date="2019-12-20T14:22:00Z">
              <w:rPr>
                <w:lang w:val="en-US"/>
              </w:rPr>
            </w:rPrChange>
          </w:rPr>
          <w:t xml:space="preserve"> :</w:t>
        </w:r>
      </w:ins>
      <w:proofErr w:type="gramEnd"/>
    </w:p>
    <w:p w:rsidR="00816693" w:rsidRDefault="00816693" w:rsidP="00816693">
      <w:pPr>
        <w:pStyle w:val="ListParagraph"/>
        <w:numPr>
          <w:ilvl w:val="0"/>
          <w:numId w:val="39"/>
        </w:numPr>
        <w:rPr>
          <w:lang w:val="en-US"/>
        </w:rPr>
        <w:pPrChange w:id="522" w:author="Tran Ngoc Ha (DTL.Ship)" w:date="2019-12-20T14:22:00Z">
          <w:pPr/>
        </w:pPrChange>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&amp; </w:t>
      </w:r>
      <w:proofErr w:type="spellStart"/>
      <w:r>
        <w:rPr>
          <w:lang w:val="en-US"/>
        </w:rPr>
        <w:t>độ</w:t>
      </w:r>
      <w:proofErr w:type="spellEnd"/>
      <w:r>
        <w:rPr>
          <w:lang w:val="en-US"/>
        </w:rPr>
        <w:t xml:space="preserve"> </w:t>
      </w:r>
      <w:proofErr w:type="spellStart"/>
      <w:r>
        <w:rPr>
          <w:lang w:val="en-US"/>
        </w:rPr>
        <w:t>ẩm</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histogram</w:t>
      </w:r>
    </w:p>
    <w:p w:rsidR="00816693" w:rsidRDefault="00816693" w:rsidP="00816693">
      <w:pPr>
        <w:pStyle w:val="ListParagraph"/>
        <w:numPr>
          <w:ilvl w:val="0"/>
          <w:numId w:val="39"/>
        </w:numPr>
        <w:rPr>
          <w:lang w:val="en-US"/>
        </w:rPr>
        <w:pPrChange w:id="523" w:author="Tran Ngoc Ha (DTL.Ship)" w:date="2019-12-20T14:22:00Z">
          <w:pPr/>
        </w:pPrChange>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thời</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piechart</w:t>
      </w:r>
      <w:proofErr w:type="spellEnd"/>
    </w:p>
    <w:p w:rsidR="00816693" w:rsidRDefault="00816693" w:rsidP="00816693">
      <w:pPr>
        <w:pStyle w:val="ListParagraph"/>
        <w:rPr>
          <w:lang w:val="en-US"/>
        </w:rPr>
      </w:pPr>
    </w:p>
    <w:p w:rsidR="00816693" w:rsidRPr="00816693" w:rsidRDefault="00816693" w:rsidP="00816693">
      <w:pPr>
        <w:rPr>
          <w:ins w:id="524" w:author="Tran Ngoc Ha (DTL.Ship)" w:date="2019-12-20T14:20:00Z"/>
          <w:lang w:val="en-US"/>
        </w:rPr>
      </w:pPr>
      <w:r>
        <w:rPr>
          <w:noProof/>
          <w:lang w:val="en-US" w:bidi="he-IL"/>
        </w:rPr>
        <w:drawing>
          <wp:inline distT="0" distB="0" distL="0" distR="0" wp14:anchorId="46CFA7D7" wp14:editId="3A5BE18B">
            <wp:extent cx="5759450" cy="33699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69945"/>
                    </a:xfrm>
                    <a:prstGeom prst="rect">
                      <a:avLst/>
                    </a:prstGeom>
                  </pic:spPr>
                </pic:pic>
              </a:graphicData>
            </a:graphic>
          </wp:inline>
        </w:drawing>
      </w:r>
    </w:p>
    <w:p w:rsidR="00816693" w:rsidRPr="00A16CD3" w:rsidRDefault="00816693" w:rsidP="00A16CD3">
      <w:pPr>
        <w:rPr>
          <w:ins w:id="525" w:author="Tran Ngoc Ha (DTL.Ship)" w:date="2019-12-20T14:20:00Z"/>
          <w:lang w:val="en-US"/>
        </w:rPr>
      </w:pPr>
    </w:p>
    <w:p w:rsidR="00816693" w:rsidRDefault="00816693" w:rsidP="004B3407">
      <w:pPr>
        <w:rPr>
          <w:b/>
          <w:bCs/>
          <w:color w:val="FF0000"/>
          <w:lang w:val="en-US"/>
        </w:rPr>
      </w:pPr>
    </w:p>
    <w:p w:rsidR="00A16CD3" w:rsidRDefault="00A16CD3" w:rsidP="004B3407">
      <w:pPr>
        <w:rPr>
          <w:b/>
          <w:bCs/>
          <w:color w:val="FF0000"/>
          <w:lang w:val="en-US"/>
        </w:rPr>
      </w:pPr>
      <w:proofErr w:type="spellStart"/>
      <w:ins w:id="526" w:author="Tran Ngoc Ha (DTL.Ship)" w:date="2019-12-20T14:20:00Z">
        <w:r w:rsidRPr="00A16CD3">
          <w:rPr>
            <w:b/>
            <w:bCs/>
            <w:color w:val="FF0000"/>
            <w:lang w:val="en-US"/>
            <w:rPrChange w:id="527" w:author="Tran Ngoc Ha (DTL.Ship)" w:date="2019-12-20T14:22:00Z">
              <w:rPr>
                <w:lang w:val="en-US"/>
              </w:rPr>
            </w:rPrChange>
          </w:rPr>
          <w:t>Viết</w:t>
        </w:r>
        <w:proofErr w:type="spellEnd"/>
        <w:r w:rsidRPr="00A16CD3">
          <w:rPr>
            <w:b/>
            <w:bCs/>
            <w:color w:val="FF0000"/>
            <w:lang w:val="en-US"/>
            <w:rPrChange w:id="528" w:author="Tran Ngoc Ha (DTL.Ship)" w:date="2019-12-20T14:22:00Z">
              <w:rPr>
                <w:lang w:val="en-US"/>
              </w:rPr>
            </w:rPrChange>
          </w:rPr>
          <w:t xml:space="preserve"> Unit Test (JUnit) </w:t>
        </w:r>
        <w:proofErr w:type="spellStart"/>
        <w:r w:rsidRPr="00A16CD3">
          <w:rPr>
            <w:b/>
            <w:bCs/>
            <w:color w:val="FF0000"/>
            <w:lang w:val="en-US"/>
            <w:rPrChange w:id="529" w:author="Tran Ngoc Ha (DTL.Ship)" w:date="2019-12-20T14:22:00Z">
              <w:rPr>
                <w:lang w:val="en-US"/>
              </w:rPr>
            </w:rPrChange>
          </w:rPr>
          <w:t>với</w:t>
        </w:r>
        <w:proofErr w:type="spellEnd"/>
        <w:r w:rsidRPr="00A16CD3">
          <w:rPr>
            <w:b/>
            <w:bCs/>
            <w:color w:val="FF0000"/>
            <w:lang w:val="en-US"/>
            <w:rPrChange w:id="530" w:author="Tran Ngoc Ha (DTL.Ship)" w:date="2019-12-20T14:22:00Z">
              <w:rPr>
                <w:lang w:val="en-US"/>
              </w:rPr>
            </w:rPrChange>
          </w:rPr>
          <w:t xml:space="preserve"> coverage &gt;= 8</w:t>
        </w:r>
      </w:ins>
      <w:r w:rsidR="004B3407">
        <w:rPr>
          <w:b/>
          <w:bCs/>
          <w:color w:val="FF0000"/>
          <w:lang w:val="en-US"/>
        </w:rPr>
        <w:t>5</w:t>
      </w:r>
      <w:ins w:id="531" w:author="Tran Ngoc Ha (DTL.Ship)" w:date="2019-12-20T14:20:00Z">
        <w:r w:rsidRPr="00A16CD3">
          <w:rPr>
            <w:b/>
            <w:bCs/>
            <w:color w:val="FF0000"/>
            <w:lang w:val="en-US"/>
            <w:rPrChange w:id="532" w:author="Tran Ngoc Ha (DTL.Ship)" w:date="2019-12-20T14:22:00Z">
              <w:rPr>
                <w:lang w:val="en-US"/>
              </w:rPr>
            </w:rPrChange>
          </w:rPr>
          <w:t>%</w:t>
        </w:r>
      </w:ins>
    </w:p>
    <w:p w:rsidR="004B3407" w:rsidRDefault="004B3407" w:rsidP="004B3407">
      <w:pPr>
        <w:rPr>
          <w:b/>
          <w:bCs/>
          <w:color w:val="FF0000"/>
          <w:lang w:val="en-US"/>
        </w:rPr>
      </w:pPr>
      <w:r>
        <w:rPr>
          <w:b/>
          <w:bCs/>
          <w:color w:val="FF0000"/>
          <w:lang w:val="en-US"/>
        </w:rPr>
        <w:t xml:space="preserve">Define </w:t>
      </w:r>
      <w:proofErr w:type="spellStart"/>
      <w:r>
        <w:rPr>
          <w:b/>
          <w:bCs/>
          <w:color w:val="FF0000"/>
          <w:lang w:val="en-US"/>
        </w:rPr>
        <w:t>và</w:t>
      </w:r>
      <w:proofErr w:type="spellEnd"/>
      <w:r>
        <w:rPr>
          <w:b/>
          <w:bCs/>
          <w:color w:val="FF0000"/>
          <w:lang w:val="en-US"/>
        </w:rPr>
        <w:t xml:space="preserve"> </w:t>
      </w:r>
      <w:proofErr w:type="spellStart"/>
      <w:r>
        <w:rPr>
          <w:b/>
          <w:bCs/>
          <w:color w:val="FF0000"/>
          <w:lang w:val="en-US"/>
        </w:rPr>
        <w:t>tuân</w:t>
      </w:r>
      <w:proofErr w:type="spellEnd"/>
      <w:r>
        <w:rPr>
          <w:b/>
          <w:bCs/>
          <w:color w:val="FF0000"/>
          <w:lang w:val="en-US"/>
        </w:rPr>
        <w:t xml:space="preserve"> </w:t>
      </w:r>
      <w:proofErr w:type="spellStart"/>
      <w:r>
        <w:rPr>
          <w:b/>
          <w:bCs/>
          <w:color w:val="FF0000"/>
          <w:lang w:val="en-US"/>
        </w:rPr>
        <w:t>thủ</w:t>
      </w:r>
      <w:proofErr w:type="spellEnd"/>
      <w:r>
        <w:rPr>
          <w:b/>
          <w:bCs/>
          <w:color w:val="FF0000"/>
          <w:lang w:val="en-US"/>
        </w:rPr>
        <w:t xml:space="preserve"> coding standard </w:t>
      </w:r>
      <w:proofErr w:type="spellStart"/>
      <w:r>
        <w:rPr>
          <w:b/>
          <w:bCs/>
          <w:color w:val="FF0000"/>
          <w:lang w:val="en-US"/>
        </w:rPr>
        <w:t>của</w:t>
      </w:r>
      <w:proofErr w:type="spellEnd"/>
      <w:r>
        <w:rPr>
          <w:b/>
          <w:bCs/>
          <w:color w:val="FF0000"/>
          <w:lang w:val="en-US"/>
        </w:rPr>
        <w:t xml:space="preserve"> </w:t>
      </w:r>
      <w:proofErr w:type="spellStart"/>
      <w:r>
        <w:rPr>
          <w:b/>
          <w:bCs/>
          <w:color w:val="FF0000"/>
          <w:lang w:val="en-US"/>
        </w:rPr>
        <w:t>eslint</w:t>
      </w:r>
      <w:proofErr w:type="spellEnd"/>
      <w:r>
        <w:rPr>
          <w:b/>
          <w:bCs/>
          <w:color w:val="FF0000"/>
          <w:lang w:val="en-US"/>
        </w:rPr>
        <w:t xml:space="preserve"> (latest version).</w:t>
      </w:r>
    </w:p>
    <w:p w:rsidR="00EB72B4" w:rsidRPr="00EB72B4" w:rsidRDefault="00EB72B4" w:rsidP="004B3407">
      <w:pPr>
        <w:rPr>
          <w:b/>
          <w:bCs/>
          <w:color w:val="002060"/>
          <w:lang w:val="en-US"/>
        </w:rPr>
      </w:pPr>
      <w:proofErr w:type="spellStart"/>
      <w:r>
        <w:rPr>
          <w:b/>
          <w:bCs/>
          <w:color w:val="FF0000"/>
          <w:lang w:val="en-US"/>
        </w:rPr>
        <w:t>Tuân</w:t>
      </w:r>
      <w:proofErr w:type="spellEnd"/>
      <w:r>
        <w:rPr>
          <w:b/>
          <w:bCs/>
          <w:color w:val="FF0000"/>
          <w:lang w:val="en-US"/>
        </w:rPr>
        <w:t xml:space="preserve"> </w:t>
      </w:r>
      <w:proofErr w:type="spellStart"/>
      <w:r>
        <w:rPr>
          <w:b/>
          <w:bCs/>
          <w:color w:val="FF0000"/>
          <w:lang w:val="en-US"/>
        </w:rPr>
        <w:t>thủ</w:t>
      </w:r>
      <w:proofErr w:type="spellEnd"/>
      <w:r>
        <w:rPr>
          <w:b/>
          <w:bCs/>
          <w:color w:val="FF0000"/>
          <w:lang w:val="en-US"/>
        </w:rPr>
        <w:t xml:space="preserve"> </w:t>
      </w:r>
      <w:proofErr w:type="spellStart"/>
      <w:r>
        <w:rPr>
          <w:b/>
          <w:bCs/>
          <w:color w:val="FF0000"/>
          <w:lang w:val="en-US"/>
        </w:rPr>
        <w:t>git</w:t>
      </w:r>
      <w:proofErr w:type="spellEnd"/>
      <w:r>
        <w:rPr>
          <w:b/>
          <w:bCs/>
          <w:color w:val="FF0000"/>
          <w:lang w:val="en-US"/>
        </w:rPr>
        <w:t xml:space="preserve"> branching model </w:t>
      </w:r>
      <w:proofErr w:type="spellStart"/>
      <w:r>
        <w:rPr>
          <w:b/>
          <w:bCs/>
          <w:color w:val="FF0000"/>
          <w:lang w:val="en-US"/>
        </w:rPr>
        <w:t>như</w:t>
      </w:r>
      <w:proofErr w:type="spellEnd"/>
      <w:r>
        <w:rPr>
          <w:b/>
          <w:bCs/>
          <w:color w:val="FF0000"/>
          <w:lang w:val="en-US"/>
        </w:rPr>
        <w:t xml:space="preserve"> </w:t>
      </w:r>
      <w:proofErr w:type="spellStart"/>
      <w:r>
        <w:rPr>
          <w:b/>
          <w:bCs/>
          <w:color w:val="FF0000"/>
          <w:lang w:val="en-US"/>
        </w:rPr>
        <w:t>đã</w:t>
      </w:r>
      <w:proofErr w:type="spellEnd"/>
      <w:r>
        <w:rPr>
          <w:b/>
          <w:bCs/>
          <w:color w:val="FF0000"/>
          <w:lang w:val="en-US"/>
        </w:rPr>
        <w:t xml:space="preserve"> </w:t>
      </w:r>
      <w:proofErr w:type="spellStart"/>
      <w:r>
        <w:rPr>
          <w:b/>
          <w:bCs/>
          <w:color w:val="FF0000"/>
          <w:lang w:val="en-US"/>
        </w:rPr>
        <w:t>được</w:t>
      </w:r>
      <w:proofErr w:type="spellEnd"/>
      <w:r>
        <w:rPr>
          <w:b/>
          <w:bCs/>
          <w:color w:val="FF0000"/>
          <w:lang w:val="en-US"/>
        </w:rPr>
        <w:t xml:space="preserve"> training </w:t>
      </w:r>
      <w:r w:rsidRPr="00EB72B4">
        <w:rPr>
          <w:color w:val="002060"/>
          <w:lang w:val="en-US"/>
        </w:rPr>
        <w:t>(</w:t>
      </w:r>
      <w:hyperlink r:id="rId15" w:history="1">
        <w:r w:rsidRPr="00EB72B4">
          <w:rPr>
            <w:rStyle w:val="Hyperlink"/>
            <w:color w:val="002060"/>
            <w:lang w:val="en-US"/>
          </w:rPr>
          <w:t>https://insight.fsoft.com.vn/confluence/display/TESLA/GIT+MODEL+RULES</w:t>
        </w:r>
      </w:hyperlink>
      <w:proofErr w:type="gramStart"/>
      <w:r w:rsidRPr="00EB72B4">
        <w:rPr>
          <w:color w:val="002060"/>
          <w:lang w:val="en-US"/>
        </w:rPr>
        <w:t xml:space="preserve"> </w:t>
      </w:r>
      <w:proofErr w:type="gramEnd"/>
      <w:r w:rsidRPr="00EB72B4">
        <w:rPr>
          <w:color w:val="002060"/>
          <w:lang w:val="en-US"/>
        </w:rPr>
        <w:t xml:space="preserve"> )</w:t>
      </w:r>
    </w:p>
    <w:p w:rsidR="00EB72B4" w:rsidRPr="00A16CD3" w:rsidRDefault="00EB72B4" w:rsidP="004B3407">
      <w:pPr>
        <w:rPr>
          <w:ins w:id="533" w:author="Tran Ngoc Ha (DTL.Ship)" w:date="2019-12-20T14:20:00Z"/>
          <w:b/>
          <w:bCs/>
          <w:color w:val="FF0000"/>
          <w:lang w:val="en-US"/>
          <w:rPrChange w:id="534" w:author="Tran Ngoc Ha (DTL.Ship)" w:date="2019-12-20T14:22:00Z">
            <w:rPr>
              <w:ins w:id="535" w:author="Tran Ngoc Ha (DTL.Ship)" w:date="2019-12-20T14:20:00Z"/>
              <w:lang w:val="en-US"/>
            </w:rPr>
          </w:rPrChange>
        </w:rPr>
      </w:pPr>
    </w:p>
    <w:p w:rsidR="00884541" w:rsidRDefault="00A16CD3" w:rsidP="00A16CD3">
      <w:pPr>
        <w:rPr>
          <w:lang w:val="en-US"/>
        </w:rPr>
      </w:pPr>
      <w:ins w:id="536" w:author="Tran Ngoc Ha (DTL.Ship)" w:date="2019-12-20T14:20:00Z">
        <w:r w:rsidRPr="00A16CD3">
          <w:rPr>
            <w:lang w:val="en-US"/>
          </w:rPr>
          <w:tab/>
        </w:r>
      </w:ins>
    </w:p>
    <w:p w:rsidR="00A16CD3" w:rsidRPr="00A16CD3" w:rsidRDefault="00A16CD3" w:rsidP="00A16CD3">
      <w:pPr>
        <w:rPr>
          <w:ins w:id="537" w:author="Tran Ngoc Ha (DTL.Ship)" w:date="2019-12-20T14:20:00Z"/>
          <w:lang w:val="en-US"/>
        </w:rPr>
      </w:pPr>
      <w:ins w:id="538" w:author="Tran Ngoc Ha (DTL.Ship)" w:date="2019-12-20T14:20:00Z">
        <w:r w:rsidRPr="00A16CD3">
          <w:rPr>
            <w:lang w:val="en-US"/>
          </w:rPr>
          <w:tab/>
        </w:r>
        <w:r w:rsidRPr="00A16CD3">
          <w:rPr>
            <w:lang w:val="en-US"/>
          </w:rPr>
          <w:tab/>
        </w:r>
      </w:ins>
    </w:p>
    <w:p w:rsidR="00A16CD3" w:rsidRPr="00A16CD3" w:rsidRDefault="00A16CD3" w:rsidP="00A16CD3">
      <w:pPr>
        <w:rPr>
          <w:ins w:id="539" w:author="Tran Ngoc Ha (DTL.Ship)" w:date="2019-12-20T14:20:00Z"/>
          <w:b/>
          <w:bCs/>
          <w:lang w:val="en-US"/>
          <w:rPrChange w:id="540" w:author="Tran Ngoc Ha (DTL.Ship)" w:date="2019-12-20T14:21:00Z">
            <w:rPr>
              <w:ins w:id="541" w:author="Tran Ngoc Ha (DTL.Ship)" w:date="2019-12-20T14:20:00Z"/>
              <w:lang w:val="en-US"/>
            </w:rPr>
          </w:rPrChange>
        </w:rPr>
      </w:pPr>
      <w:ins w:id="542" w:author="Tran Ngoc Ha (DTL.Ship)" w:date="2019-12-20T14:20:00Z">
        <w:r w:rsidRPr="00A16CD3">
          <w:rPr>
            <w:b/>
            <w:bCs/>
            <w:lang w:val="en-US"/>
            <w:rPrChange w:id="543" w:author="Tran Ngoc Ha (DTL.Ship)" w:date="2019-12-20T14:21:00Z">
              <w:rPr>
                <w:lang w:val="en-US"/>
              </w:rPr>
            </w:rPrChange>
          </w:rPr>
          <w:t xml:space="preserve">NOTE - Acceptance </w:t>
        </w:r>
        <w:proofErr w:type="gramStart"/>
        <w:r w:rsidRPr="00A16CD3">
          <w:rPr>
            <w:b/>
            <w:bCs/>
            <w:lang w:val="en-US"/>
            <w:rPrChange w:id="544" w:author="Tran Ngoc Ha (DTL.Ship)" w:date="2019-12-20T14:21:00Z">
              <w:rPr>
                <w:lang w:val="en-US"/>
              </w:rPr>
            </w:rPrChange>
          </w:rPr>
          <w:t>criteria :</w:t>
        </w:r>
        <w:proofErr w:type="gramEnd"/>
      </w:ins>
    </w:p>
    <w:p w:rsidR="00A16CD3" w:rsidRPr="00A16CD3" w:rsidRDefault="00A16CD3">
      <w:pPr>
        <w:pStyle w:val="ListParagraph"/>
        <w:numPr>
          <w:ilvl w:val="0"/>
          <w:numId w:val="37"/>
        </w:numPr>
        <w:rPr>
          <w:ins w:id="545" w:author="Tran Ngoc Ha (DTL.Ship)" w:date="2019-12-20T14:20:00Z"/>
          <w:lang w:val="en-US"/>
        </w:rPr>
        <w:pPrChange w:id="546" w:author="Tran Ngoc Ha (DTL.Ship)" w:date="2019-12-20T14:21:00Z">
          <w:pPr/>
        </w:pPrChange>
      </w:pPr>
      <w:proofErr w:type="spellStart"/>
      <w:ins w:id="547" w:author="Tran Ngoc Ha (DTL.Ship)" w:date="2019-12-20T14:20:00Z">
        <w:r w:rsidRPr="00A16CD3">
          <w:rPr>
            <w:lang w:val="en-US"/>
          </w:rPr>
          <w:t>Các</w:t>
        </w:r>
        <w:proofErr w:type="spellEnd"/>
        <w:r w:rsidRPr="00A16CD3">
          <w:rPr>
            <w:lang w:val="en-US"/>
          </w:rPr>
          <w:t xml:space="preserve"> fields </w:t>
        </w:r>
        <w:proofErr w:type="spellStart"/>
        <w:r w:rsidRPr="00A16CD3">
          <w:rPr>
            <w:lang w:val="en-US"/>
          </w:rPr>
          <w:t>của</w:t>
        </w:r>
        <w:proofErr w:type="spellEnd"/>
        <w:r w:rsidRPr="00A16CD3">
          <w:rPr>
            <w:lang w:val="en-US"/>
          </w:rPr>
          <w:t xml:space="preserve"> form </w:t>
        </w:r>
        <w:proofErr w:type="spellStart"/>
        <w:r w:rsidRPr="00A16CD3">
          <w:rPr>
            <w:lang w:val="en-US"/>
          </w:rPr>
          <w:t>cần</w:t>
        </w:r>
        <w:proofErr w:type="spellEnd"/>
        <w:r w:rsidRPr="00A16CD3">
          <w:rPr>
            <w:lang w:val="en-US"/>
          </w:rPr>
          <w:t xml:space="preserve"> </w:t>
        </w:r>
        <w:proofErr w:type="spellStart"/>
        <w:r w:rsidRPr="00A16CD3">
          <w:rPr>
            <w:lang w:val="en-US"/>
          </w:rPr>
          <w:t>phải</w:t>
        </w:r>
        <w:proofErr w:type="spellEnd"/>
        <w:r w:rsidRPr="00A16CD3">
          <w:rPr>
            <w:lang w:val="en-US"/>
          </w:rPr>
          <w:t xml:space="preserve"> </w:t>
        </w:r>
        <w:proofErr w:type="spellStart"/>
        <w:r w:rsidRPr="00A16CD3">
          <w:rPr>
            <w:lang w:val="en-US"/>
          </w:rPr>
          <w:t>được</w:t>
        </w:r>
        <w:proofErr w:type="spellEnd"/>
        <w:r w:rsidRPr="00A16CD3">
          <w:rPr>
            <w:lang w:val="en-US"/>
          </w:rPr>
          <w:t xml:space="preserve"> validate </w:t>
        </w:r>
        <w:proofErr w:type="spellStart"/>
        <w:r w:rsidRPr="00A16CD3">
          <w:rPr>
            <w:lang w:val="en-US"/>
          </w:rPr>
          <w:t>thông</w:t>
        </w:r>
        <w:proofErr w:type="spellEnd"/>
        <w:r w:rsidRPr="00A16CD3">
          <w:rPr>
            <w:lang w:val="en-US"/>
          </w:rPr>
          <w:t xml:space="preserve"> tin, </w:t>
        </w:r>
        <w:proofErr w:type="spellStart"/>
        <w:r w:rsidRPr="00A16CD3">
          <w:rPr>
            <w:lang w:val="en-US"/>
          </w:rPr>
          <w:t>kiểm</w:t>
        </w:r>
        <w:proofErr w:type="spellEnd"/>
        <w:r w:rsidRPr="00A16CD3">
          <w:rPr>
            <w:lang w:val="en-US"/>
          </w:rPr>
          <w:t xml:space="preserve"> </w:t>
        </w:r>
        <w:proofErr w:type="spellStart"/>
        <w:r w:rsidRPr="00A16CD3">
          <w:rPr>
            <w:lang w:val="en-US"/>
          </w:rPr>
          <w:t>tra</w:t>
        </w:r>
        <w:proofErr w:type="spellEnd"/>
        <w:r w:rsidRPr="00A16CD3">
          <w:rPr>
            <w:lang w:val="en-US"/>
          </w:rPr>
          <w:t xml:space="preserve"> </w:t>
        </w:r>
        <w:proofErr w:type="spellStart"/>
        <w:r w:rsidRPr="00A16CD3">
          <w:rPr>
            <w:lang w:val="en-US"/>
          </w:rPr>
          <w:t>trước</w:t>
        </w:r>
        <w:proofErr w:type="spellEnd"/>
        <w:r w:rsidRPr="00A16CD3">
          <w:rPr>
            <w:lang w:val="en-US"/>
          </w:rPr>
          <w:t xml:space="preserve"> </w:t>
        </w:r>
        <w:proofErr w:type="spellStart"/>
        <w:r w:rsidRPr="00A16CD3">
          <w:rPr>
            <w:lang w:val="en-US"/>
          </w:rPr>
          <w:t>khi</w:t>
        </w:r>
        <w:proofErr w:type="spellEnd"/>
        <w:r w:rsidRPr="00A16CD3">
          <w:rPr>
            <w:lang w:val="en-US"/>
          </w:rPr>
          <w:t xml:space="preserve"> </w:t>
        </w:r>
        <w:proofErr w:type="spellStart"/>
        <w:r w:rsidRPr="00A16CD3">
          <w:rPr>
            <w:lang w:val="en-US"/>
          </w:rPr>
          <w:t>lưu</w:t>
        </w:r>
        <w:proofErr w:type="spellEnd"/>
        <w:r w:rsidRPr="00A16CD3">
          <w:rPr>
            <w:lang w:val="en-US"/>
          </w:rPr>
          <w:t xml:space="preserve"> </w:t>
        </w:r>
        <w:proofErr w:type="spellStart"/>
        <w:r w:rsidRPr="00A16CD3">
          <w:rPr>
            <w:lang w:val="en-US"/>
          </w:rPr>
          <w:t>vào</w:t>
        </w:r>
        <w:proofErr w:type="spellEnd"/>
        <w:r w:rsidRPr="00A16CD3">
          <w:rPr>
            <w:lang w:val="en-US"/>
          </w:rPr>
          <w:t xml:space="preserve"> </w:t>
        </w:r>
        <w:proofErr w:type="spellStart"/>
        <w:r w:rsidRPr="00A16CD3">
          <w:rPr>
            <w:lang w:val="en-US"/>
          </w:rPr>
          <w:t>hoặc</w:t>
        </w:r>
        <w:proofErr w:type="spellEnd"/>
        <w:r w:rsidRPr="00A16CD3">
          <w:rPr>
            <w:lang w:val="en-US"/>
          </w:rPr>
          <w:t xml:space="preserve"> </w:t>
        </w:r>
        <w:proofErr w:type="spellStart"/>
        <w:r w:rsidRPr="00A16CD3">
          <w:rPr>
            <w:lang w:val="en-US"/>
          </w:rPr>
          <w:t>hiển</w:t>
        </w:r>
        <w:proofErr w:type="spellEnd"/>
        <w:r w:rsidRPr="00A16CD3">
          <w:rPr>
            <w:lang w:val="en-US"/>
          </w:rPr>
          <w:t xml:space="preserve"> </w:t>
        </w:r>
        <w:proofErr w:type="spellStart"/>
        <w:r w:rsidRPr="00A16CD3">
          <w:rPr>
            <w:lang w:val="en-US"/>
          </w:rPr>
          <w:t>thị</w:t>
        </w:r>
        <w:proofErr w:type="spellEnd"/>
        <w:r w:rsidRPr="00A16CD3">
          <w:rPr>
            <w:lang w:val="en-US"/>
          </w:rPr>
          <w:t xml:space="preserve"> </w:t>
        </w:r>
        <w:proofErr w:type="spellStart"/>
        <w:r w:rsidRPr="00A16CD3">
          <w:rPr>
            <w:lang w:val="en-US"/>
          </w:rPr>
          <w:t>trên</w:t>
        </w:r>
        <w:proofErr w:type="spellEnd"/>
        <w:r w:rsidRPr="00A16CD3">
          <w:rPr>
            <w:lang w:val="en-US"/>
          </w:rPr>
          <w:t xml:space="preserve"> </w:t>
        </w:r>
        <w:proofErr w:type="spellStart"/>
        <w:r w:rsidRPr="00A16CD3">
          <w:rPr>
            <w:lang w:val="en-US"/>
          </w:rPr>
          <w:t>trình</w:t>
        </w:r>
        <w:proofErr w:type="spellEnd"/>
        <w:r w:rsidRPr="00A16CD3">
          <w:rPr>
            <w:lang w:val="en-US"/>
          </w:rPr>
          <w:t xml:space="preserve"> </w:t>
        </w:r>
        <w:proofErr w:type="spellStart"/>
        <w:r w:rsidRPr="00A16CD3">
          <w:rPr>
            <w:lang w:val="en-US"/>
          </w:rPr>
          <w:t>duyệt</w:t>
        </w:r>
        <w:proofErr w:type="spellEnd"/>
        <w:r w:rsidRPr="00A16CD3">
          <w:rPr>
            <w:lang w:val="en-US"/>
          </w:rPr>
          <w:t xml:space="preserve">, </w:t>
        </w:r>
        <w:proofErr w:type="spellStart"/>
        <w:r w:rsidRPr="00A16CD3">
          <w:rPr>
            <w:lang w:val="en-US"/>
          </w:rPr>
          <w:t>để</w:t>
        </w:r>
        <w:proofErr w:type="spellEnd"/>
        <w:r w:rsidRPr="00A16CD3">
          <w:rPr>
            <w:lang w:val="en-US"/>
          </w:rPr>
          <w:t xml:space="preserve"> </w:t>
        </w:r>
        <w:proofErr w:type="spellStart"/>
        <w:r w:rsidRPr="00A16CD3">
          <w:rPr>
            <w:lang w:val="en-US"/>
          </w:rPr>
          <w:t>đảm</w:t>
        </w:r>
        <w:proofErr w:type="spellEnd"/>
        <w:r w:rsidRPr="00A16CD3">
          <w:rPr>
            <w:lang w:val="en-US"/>
          </w:rPr>
          <w:t xml:space="preserve"> </w:t>
        </w:r>
        <w:proofErr w:type="spellStart"/>
        <w:r w:rsidRPr="00A16CD3">
          <w:rPr>
            <w:lang w:val="en-US"/>
          </w:rPr>
          <w:t>bảo</w:t>
        </w:r>
        <w:proofErr w:type="spellEnd"/>
        <w:r w:rsidRPr="00A16CD3">
          <w:rPr>
            <w:lang w:val="en-US"/>
          </w:rPr>
          <w:t xml:space="preserve">, </w:t>
        </w:r>
        <w:proofErr w:type="spellStart"/>
        <w:r w:rsidRPr="00A16CD3">
          <w:rPr>
            <w:lang w:val="en-US"/>
          </w:rPr>
          <w:t>không</w:t>
        </w:r>
        <w:proofErr w:type="spellEnd"/>
        <w:r w:rsidRPr="00A16CD3">
          <w:rPr>
            <w:lang w:val="en-US"/>
          </w:rPr>
          <w:t xml:space="preserve"> </w:t>
        </w:r>
        <w:proofErr w:type="spellStart"/>
        <w:r w:rsidRPr="00A16CD3">
          <w:rPr>
            <w:lang w:val="en-US"/>
          </w:rPr>
          <w:t>bị</w:t>
        </w:r>
        <w:proofErr w:type="spellEnd"/>
        <w:r w:rsidRPr="00A16CD3">
          <w:rPr>
            <w:lang w:val="en-US"/>
          </w:rPr>
          <w:t xml:space="preserve"> exception, </w:t>
        </w:r>
        <w:proofErr w:type="spellStart"/>
        <w:r w:rsidRPr="00A16CD3">
          <w:rPr>
            <w:lang w:val="en-US"/>
          </w:rPr>
          <w:t>hiển</w:t>
        </w:r>
        <w:proofErr w:type="spellEnd"/>
        <w:r w:rsidRPr="00A16CD3">
          <w:rPr>
            <w:lang w:val="en-US"/>
          </w:rPr>
          <w:t xml:space="preserve"> </w:t>
        </w:r>
        <w:proofErr w:type="spellStart"/>
        <w:r w:rsidRPr="00A16CD3">
          <w:rPr>
            <w:lang w:val="en-US"/>
          </w:rPr>
          <w:t>thị</w:t>
        </w:r>
        <w:proofErr w:type="spellEnd"/>
        <w:r w:rsidRPr="00A16CD3">
          <w:rPr>
            <w:lang w:val="en-US"/>
          </w:rPr>
          <w:t xml:space="preserve"> </w:t>
        </w:r>
        <w:proofErr w:type="spellStart"/>
        <w:r w:rsidRPr="00A16CD3">
          <w:rPr>
            <w:lang w:val="en-US"/>
          </w:rPr>
          <w:t>thông</w:t>
        </w:r>
        <w:proofErr w:type="spellEnd"/>
        <w:r w:rsidRPr="00A16CD3">
          <w:rPr>
            <w:lang w:val="en-US"/>
          </w:rPr>
          <w:t xml:space="preserve"> tin </w:t>
        </w:r>
        <w:proofErr w:type="spellStart"/>
        <w:r w:rsidRPr="00A16CD3">
          <w:rPr>
            <w:lang w:val="en-US"/>
          </w:rPr>
          <w:t>hệ</w:t>
        </w:r>
        <w:proofErr w:type="spellEnd"/>
        <w:r w:rsidRPr="00A16CD3">
          <w:rPr>
            <w:lang w:val="en-US"/>
          </w:rPr>
          <w:t xml:space="preserve"> </w:t>
        </w:r>
        <w:proofErr w:type="spellStart"/>
        <w:r w:rsidRPr="00A16CD3">
          <w:rPr>
            <w:lang w:val="en-US"/>
          </w:rPr>
          <w:t>thống</w:t>
        </w:r>
        <w:proofErr w:type="spellEnd"/>
        <w:r w:rsidRPr="00A16CD3">
          <w:rPr>
            <w:lang w:val="en-US"/>
          </w:rPr>
          <w:t xml:space="preserve"> </w:t>
        </w:r>
        <w:proofErr w:type="spellStart"/>
        <w:r w:rsidRPr="00A16CD3">
          <w:rPr>
            <w:lang w:val="en-US"/>
          </w:rPr>
          <w:t>nhạy</w:t>
        </w:r>
        <w:proofErr w:type="spellEnd"/>
        <w:r w:rsidRPr="00A16CD3">
          <w:rPr>
            <w:lang w:val="en-US"/>
          </w:rPr>
          <w:t xml:space="preserve"> </w:t>
        </w:r>
        <w:proofErr w:type="spellStart"/>
        <w:r w:rsidRPr="00A16CD3">
          <w:rPr>
            <w:lang w:val="en-US"/>
          </w:rPr>
          <w:t>cảm</w:t>
        </w:r>
        <w:proofErr w:type="spellEnd"/>
        <w:proofErr w:type="gramStart"/>
        <w:r w:rsidRPr="00A16CD3">
          <w:rPr>
            <w:lang w:val="en-US"/>
          </w:rPr>
          <w:t>, ..</w:t>
        </w:r>
        <w:proofErr w:type="gramEnd"/>
        <w:r w:rsidRPr="00A16CD3">
          <w:rPr>
            <w:lang w:val="en-US"/>
          </w:rPr>
          <w:t xml:space="preserve"> </w:t>
        </w:r>
      </w:ins>
    </w:p>
    <w:p w:rsidR="00A16CD3" w:rsidRPr="00A16CD3" w:rsidRDefault="00A16CD3">
      <w:pPr>
        <w:pStyle w:val="ListParagraph"/>
        <w:numPr>
          <w:ilvl w:val="0"/>
          <w:numId w:val="37"/>
        </w:numPr>
        <w:rPr>
          <w:ins w:id="548" w:author="Tran Ngoc Ha (DTL.Ship)" w:date="2019-12-20T14:20:00Z"/>
          <w:lang w:val="en-US"/>
        </w:rPr>
        <w:pPrChange w:id="549" w:author="Tran Ngoc Ha (DTL.Ship)" w:date="2019-12-20T14:21:00Z">
          <w:pPr/>
        </w:pPrChange>
      </w:pPr>
      <w:ins w:id="550" w:author="Tran Ngoc Ha (DTL.Ship)" w:date="2019-12-20T14:20:00Z">
        <w:r w:rsidRPr="00A16CD3">
          <w:rPr>
            <w:lang w:val="en-US"/>
          </w:rPr>
          <w:t xml:space="preserve">Source code </w:t>
        </w:r>
        <w:proofErr w:type="spellStart"/>
        <w:r w:rsidRPr="00A16CD3">
          <w:rPr>
            <w:lang w:val="en-US"/>
          </w:rPr>
          <w:t>cần</w:t>
        </w:r>
        <w:proofErr w:type="spellEnd"/>
        <w:r w:rsidRPr="00A16CD3">
          <w:rPr>
            <w:lang w:val="en-US"/>
          </w:rPr>
          <w:t xml:space="preserve"> </w:t>
        </w:r>
        <w:proofErr w:type="spellStart"/>
        <w:r w:rsidRPr="00A16CD3">
          <w:rPr>
            <w:lang w:val="en-US"/>
          </w:rPr>
          <w:t>đảm</w:t>
        </w:r>
        <w:proofErr w:type="spellEnd"/>
        <w:r w:rsidRPr="00A16CD3">
          <w:rPr>
            <w:lang w:val="en-US"/>
          </w:rPr>
          <w:t xml:space="preserve"> </w:t>
        </w:r>
        <w:proofErr w:type="spellStart"/>
        <w:r w:rsidRPr="00A16CD3">
          <w:rPr>
            <w:lang w:val="en-US"/>
          </w:rPr>
          <w:t>bảo</w:t>
        </w:r>
        <w:proofErr w:type="spellEnd"/>
        <w:r w:rsidRPr="00A16CD3">
          <w:rPr>
            <w:lang w:val="en-US"/>
          </w:rPr>
          <w:t xml:space="preserve"> convention </w:t>
        </w:r>
        <w:proofErr w:type="spellStart"/>
        <w:r w:rsidRPr="00A16CD3">
          <w:rPr>
            <w:lang w:val="en-US"/>
          </w:rPr>
          <w:t>chuẩn</w:t>
        </w:r>
        <w:proofErr w:type="spellEnd"/>
        <w:r w:rsidRPr="00A16CD3">
          <w:rPr>
            <w:lang w:val="en-US"/>
          </w:rPr>
          <w:t xml:space="preserve">( </w:t>
        </w:r>
        <w:proofErr w:type="spellStart"/>
        <w:r w:rsidRPr="00A16CD3">
          <w:rPr>
            <w:lang w:val="en-US"/>
          </w:rPr>
          <w:t>sử</w:t>
        </w:r>
        <w:proofErr w:type="spellEnd"/>
        <w:r w:rsidRPr="00A16CD3">
          <w:rPr>
            <w:lang w:val="en-US"/>
          </w:rPr>
          <w:t xml:space="preserve"> </w:t>
        </w:r>
        <w:proofErr w:type="spellStart"/>
        <w:r w:rsidRPr="00A16CD3">
          <w:rPr>
            <w:lang w:val="en-US"/>
          </w:rPr>
          <w:t>dụng</w:t>
        </w:r>
        <w:proofErr w:type="spellEnd"/>
        <w:r w:rsidRPr="00A16CD3">
          <w:rPr>
            <w:lang w:val="en-US"/>
          </w:rPr>
          <w:t xml:space="preserve"> </w:t>
        </w:r>
      </w:ins>
      <w:proofErr w:type="spellStart"/>
      <w:r w:rsidR="00884541">
        <w:rPr>
          <w:lang w:val="en-US"/>
        </w:rPr>
        <w:t>eslint</w:t>
      </w:r>
      <w:proofErr w:type="spellEnd"/>
      <w:ins w:id="551" w:author="Tran Ngoc Ha (DTL.Ship)" w:date="2019-12-20T14:20:00Z">
        <w:r w:rsidRPr="00A16CD3">
          <w:rPr>
            <w:lang w:val="en-US"/>
          </w:rPr>
          <w:t xml:space="preserve"> </w:t>
        </w:r>
        <w:proofErr w:type="spellStart"/>
        <w:r w:rsidRPr="00A16CD3">
          <w:rPr>
            <w:lang w:val="en-US"/>
          </w:rPr>
          <w:t>để</w:t>
        </w:r>
        <w:proofErr w:type="spellEnd"/>
        <w:r w:rsidRPr="00A16CD3">
          <w:rPr>
            <w:lang w:val="en-US"/>
          </w:rPr>
          <w:t xml:space="preserve"> checking)</w:t>
        </w:r>
      </w:ins>
    </w:p>
    <w:p w:rsidR="00325908" w:rsidRDefault="00A16CD3">
      <w:pPr>
        <w:pStyle w:val="ListParagraph"/>
        <w:numPr>
          <w:ilvl w:val="0"/>
          <w:numId w:val="37"/>
        </w:numPr>
        <w:rPr>
          <w:ins w:id="552" w:author="Tran Ngoc Ha (DTL.Ship)" w:date="2019-12-20T14:29:00Z"/>
          <w:lang w:val="en-US"/>
        </w:rPr>
        <w:pPrChange w:id="553" w:author="Tran Ngoc Ha (DTL.Ship)" w:date="2019-12-20T14:21:00Z">
          <w:pPr/>
        </w:pPrChange>
      </w:pPr>
      <w:proofErr w:type="spellStart"/>
      <w:ins w:id="554" w:author="Tran Ngoc Ha (DTL.Ship)" w:date="2019-12-20T14:20:00Z">
        <w:r w:rsidRPr="00A16CD3">
          <w:rPr>
            <w:lang w:val="en-US"/>
          </w:rPr>
          <w:t>Không</w:t>
        </w:r>
        <w:proofErr w:type="spellEnd"/>
        <w:r w:rsidRPr="00A16CD3">
          <w:rPr>
            <w:lang w:val="en-US"/>
          </w:rPr>
          <w:t xml:space="preserve"> </w:t>
        </w:r>
        <w:proofErr w:type="spellStart"/>
        <w:r w:rsidRPr="00A16CD3">
          <w:rPr>
            <w:lang w:val="en-US"/>
          </w:rPr>
          <w:t>được</w:t>
        </w:r>
        <w:proofErr w:type="spellEnd"/>
        <w:r w:rsidRPr="00A16CD3">
          <w:rPr>
            <w:lang w:val="en-US"/>
          </w:rPr>
          <w:t xml:space="preserve"> </w:t>
        </w:r>
        <w:proofErr w:type="spellStart"/>
        <w:r w:rsidRPr="00A16CD3">
          <w:rPr>
            <w:lang w:val="en-US"/>
          </w:rPr>
          <w:t>có</w:t>
        </w:r>
        <w:proofErr w:type="spellEnd"/>
        <w:r w:rsidRPr="00A16CD3">
          <w:rPr>
            <w:lang w:val="en-US"/>
          </w:rPr>
          <w:t xml:space="preserve"> bug (high, critical) </w:t>
        </w:r>
        <w:proofErr w:type="spellStart"/>
        <w:r w:rsidRPr="00A16CD3">
          <w:rPr>
            <w:lang w:val="en-US"/>
          </w:rPr>
          <w:t>trong</w:t>
        </w:r>
        <w:proofErr w:type="spellEnd"/>
        <w:r w:rsidRPr="00A16CD3">
          <w:rPr>
            <w:lang w:val="en-US"/>
          </w:rPr>
          <w:t xml:space="preserve"> </w:t>
        </w:r>
        <w:proofErr w:type="spellStart"/>
        <w:r w:rsidRPr="00A16CD3">
          <w:rPr>
            <w:lang w:val="en-US"/>
          </w:rPr>
          <w:t>soure</w:t>
        </w:r>
        <w:proofErr w:type="spellEnd"/>
        <w:r w:rsidRPr="00A16CD3">
          <w:rPr>
            <w:lang w:val="en-US"/>
          </w:rPr>
          <w:t xml:space="preserve"> code </w:t>
        </w:r>
        <w:proofErr w:type="spellStart"/>
        <w:r w:rsidRPr="00A16CD3">
          <w:rPr>
            <w:lang w:val="en-US"/>
          </w:rPr>
          <w:t>cuối</w:t>
        </w:r>
        <w:proofErr w:type="spellEnd"/>
        <w:r w:rsidRPr="00A16CD3">
          <w:rPr>
            <w:lang w:val="en-US"/>
          </w:rPr>
          <w:t xml:space="preserve"> </w:t>
        </w:r>
        <w:proofErr w:type="spellStart"/>
        <w:r w:rsidRPr="00A16CD3">
          <w:rPr>
            <w:lang w:val="en-US"/>
          </w:rPr>
          <w:t>cùng</w:t>
        </w:r>
        <w:proofErr w:type="spellEnd"/>
        <w:r w:rsidRPr="00A16CD3">
          <w:rPr>
            <w:lang w:val="en-US"/>
          </w:rPr>
          <w:t xml:space="preserve"> (</w:t>
        </w:r>
        <w:proofErr w:type="spellStart"/>
        <w:r w:rsidRPr="00A16CD3">
          <w:rPr>
            <w:lang w:val="en-US"/>
          </w:rPr>
          <w:t>sau</w:t>
        </w:r>
        <w:proofErr w:type="spellEnd"/>
        <w:r w:rsidRPr="00A16CD3">
          <w:rPr>
            <w:lang w:val="en-US"/>
          </w:rPr>
          <w:t xml:space="preserve"> </w:t>
        </w:r>
        <w:proofErr w:type="spellStart"/>
        <w:r w:rsidRPr="00A16CD3">
          <w:rPr>
            <w:lang w:val="en-US"/>
          </w:rPr>
          <w:t>khi</w:t>
        </w:r>
        <w:proofErr w:type="spellEnd"/>
        <w:r w:rsidRPr="00A16CD3">
          <w:rPr>
            <w:lang w:val="en-US"/>
          </w:rPr>
          <w:t xml:space="preserve"> demo + </w:t>
        </w:r>
        <w:proofErr w:type="spellStart"/>
        <w:r w:rsidRPr="00A16CD3">
          <w:rPr>
            <w:lang w:val="en-US"/>
          </w:rPr>
          <w:t>bàn</w:t>
        </w:r>
        <w:proofErr w:type="spellEnd"/>
        <w:r w:rsidRPr="00A16CD3">
          <w:rPr>
            <w:lang w:val="en-US"/>
          </w:rPr>
          <w:t xml:space="preserve"> </w:t>
        </w:r>
        <w:proofErr w:type="spellStart"/>
        <w:r w:rsidRPr="00A16CD3">
          <w:rPr>
            <w:lang w:val="en-US"/>
          </w:rPr>
          <w:t>giao</w:t>
        </w:r>
        <w:proofErr w:type="spellEnd"/>
        <w:r w:rsidRPr="00A16CD3">
          <w:rPr>
            <w:lang w:val="en-US"/>
          </w:rPr>
          <w:t>)</w:t>
        </w:r>
      </w:ins>
    </w:p>
    <w:p w:rsidR="00111DC1" w:rsidRDefault="00111DC1">
      <w:pPr>
        <w:rPr>
          <w:ins w:id="555" w:author="Tran Ngoc Ha (DTL.Ship)" w:date="2019-12-20T14:29:00Z"/>
          <w:lang w:val="en-US"/>
        </w:rPr>
      </w:pPr>
    </w:p>
    <w:p w:rsidR="00111DC1" w:rsidRDefault="00111DC1">
      <w:pPr>
        <w:rPr>
          <w:ins w:id="556" w:author="Tran Ngoc Ha (DTL.Ship)" w:date="2019-12-20T14:29:00Z"/>
          <w:lang w:val="en-US"/>
        </w:rPr>
      </w:pPr>
    </w:p>
    <w:p w:rsidR="00111DC1" w:rsidRDefault="00111DC1">
      <w:pPr>
        <w:rPr>
          <w:ins w:id="557" w:author="Tran Ngoc Ha (DTL.Ship)" w:date="2019-12-20T14:29:00Z"/>
          <w:lang w:val="en-US"/>
        </w:rPr>
      </w:pPr>
    </w:p>
    <w:p w:rsidR="00111DC1" w:rsidRDefault="00111DC1">
      <w:pPr>
        <w:rPr>
          <w:ins w:id="558" w:author="Tran Ngoc Ha (DTL.Ship)" w:date="2019-12-20T14:29:00Z"/>
          <w:lang w:val="en-US"/>
        </w:rPr>
      </w:pPr>
    </w:p>
    <w:p w:rsidR="00EC441B" w:rsidRPr="005964D4" w:rsidRDefault="00EC441B" w:rsidP="00EC441B">
      <w:pPr>
        <w:pStyle w:val="Heading1"/>
        <w:rPr>
          <w:lang w:val="en-US"/>
        </w:rPr>
      </w:pPr>
      <w:bookmarkStart w:id="559" w:name="_Toc31816557"/>
      <w:bookmarkStart w:id="560" w:name="_Toc63066394"/>
      <w:proofErr w:type="spellStart"/>
      <w:r>
        <w:rPr>
          <w:lang w:val="en-US"/>
        </w:rPr>
        <w:lastRenderedPageBreak/>
        <w:t>Environemnts</w:t>
      </w:r>
      <w:bookmarkEnd w:id="559"/>
      <w:bookmarkEnd w:id="560"/>
      <w:proofErr w:type="spellEnd"/>
      <w:r w:rsidRPr="005964D4">
        <w:rPr>
          <w:lang w:val="en-US"/>
        </w:rPr>
        <w:t xml:space="preserve"> </w:t>
      </w:r>
    </w:p>
    <w:p w:rsidR="00EC441B" w:rsidRDefault="00EC441B">
      <w:pPr>
        <w:pStyle w:val="ListParagraph"/>
        <w:numPr>
          <w:ilvl w:val="0"/>
          <w:numId w:val="37"/>
        </w:numPr>
        <w:rPr>
          <w:color w:val="7030A0"/>
          <w:lang w:val="en-US"/>
        </w:rPr>
        <w:pPrChange w:id="561" w:author="Tran Ngoc Ha (DTL.Ship)" w:date="2019-12-20T14:22:00Z">
          <w:pPr/>
        </w:pPrChange>
      </w:pPr>
      <w:ins w:id="562" w:author="Tran Ngoc Ha (DTL.Ship)" w:date="2019-12-20T14:20:00Z">
        <w:r w:rsidRPr="005964D4">
          <w:rPr>
            <w:lang w:val="en-US"/>
          </w:rPr>
          <w:t xml:space="preserve">API </w:t>
        </w:r>
      </w:ins>
      <w:r>
        <w:rPr>
          <w:lang w:val="en-US"/>
        </w:rPr>
        <w:t>endpoint</w:t>
      </w:r>
      <w:ins w:id="563" w:author="Tran Ngoc Ha (DTL.Ship)" w:date="2019-12-20T14:20:00Z">
        <w:r w:rsidRPr="005964D4">
          <w:rPr>
            <w:lang w:val="en-US"/>
          </w:rPr>
          <w:t xml:space="preserve">: </w:t>
        </w:r>
        <w:r w:rsidRPr="00A16CD3">
          <w:rPr>
            <w:lang w:val="en-US"/>
          </w:rPr>
          <w:t xml:space="preserve">https://openweathermap.org/current  (Examples of API calls: </w:t>
        </w:r>
      </w:ins>
      <w:r w:rsidRPr="00EC441B">
        <w:rPr>
          <w:color w:val="002060"/>
          <w:lang w:val="en-US"/>
        </w:rPr>
        <w:fldChar w:fldCharType="begin"/>
      </w:r>
      <w:r w:rsidRPr="00EC441B">
        <w:rPr>
          <w:color w:val="002060"/>
          <w:lang w:val="en-US"/>
        </w:rPr>
        <w:instrText xml:space="preserve"> HYPERLINK "</w:instrText>
      </w:r>
      <w:ins w:id="564" w:author="Tran Ngoc Ha (DTL.Ship)" w:date="2019-12-20T14:20:00Z">
        <w:r w:rsidRPr="00EC441B">
          <w:rPr>
            <w:color w:val="002060"/>
            <w:lang w:val="en-US"/>
          </w:rPr>
          <w:instrText>https://samples.openweathermap.org/data/2.5/weather?q=London,uk&amp;appid=b6907d289e10d714a6e88b30761fae22</w:instrText>
        </w:r>
      </w:ins>
      <w:r w:rsidRPr="00EC441B">
        <w:rPr>
          <w:color w:val="002060"/>
          <w:lang w:val="en-US"/>
        </w:rPr>
        <w:instrText xml:space="preserve">" </w:instrText>
      </w:r>
      <w:r w:rsidRPr="00EC441B">
        <w:rPr>
          <w:color w:val="002060"/>
          <w:lang w:val="en-US"/>
        </w:rPr>
        <w:fldChar w:fldCharType="separate"/>
      </w:r>
      <w:ins w:id="565" w:author="Tran Ngoc Ha (DTL.Ship)" w:date="2019-12-20T14:20:00Z">
        <w:r w:rsidRPr="00EC441B">
          <w:rPr>
            <w:rStyle w:val="Hyperlink"/>
            <w:color w:val="002060"/>
            <w:lang w:val="en-US"/>
          </w:rPr>
          <w:t>https://samples.openweathermap.org/data/2.5/weather?q=London,uk&amp;appid=b6907d289e10d714a6e88b30761fae22</w:t>
        </w:r>
      </w:ins>
      <w:r w:rsidRPr="00EC441B">
        <w:rPr>
          <w:color w:val="002060"/>
          <w:lang w:val="en-US"/>
        </w:rPr>
        <w:fldChar w:fldCharType="end"/>
      </w:r>
      <w:ins w:id="566" w:author="Tran Ngoc Ha (DTL.Ship)" w:date="2019-12-20T14:20:00Z">
        <w:r w:rsidRPr="00A16CD3">
          <w:rPr>
            <w:lang w:val="en-US"/>
          </w:rPr>
          <w:t>)</w:t>
        </w:r>
      </w:ins>
      <w:r>
        <w:rPr>
          <w:lang w:val="en-US"/>
        </w:rPr>
        <w:t xml:space="preserve"> </w:t>
      </w:r>
    </w:p>
    <w:p w:rsidR="00EC441B" w:rsidRPr="00A705A6" w:rsidRDefault="00EC441B" w:rsidP="00EC441B">
      <w:pPr>
        <w:rPr>
          <w:color w:val="C00000"/>
          <w:lang w:val="en-US"/>
        </w:rPr>
      </w:pPr>
    </w:p>
    <w:p w:rsidR="00EC441B" w:rsidRPr="00D11DAB" w:rsidRDefault="00EC441B" w:rsidP="00EC441B">
      <w:pPr>
        <w:pStyle w:val="ListParagraph"/>
        <w:numPr>
          <w:ilvl w:val="0"/>
          <w:numId w:val="37"/>
        </w:numPr>
        <w:rPr>
          <w:color w:val="7030A0"/>
          <w:lang w:val="en-US"/>
        </w:rPr>
      </w:pPr>
      <w:proofErr w:type="spellStart"/>
      <w:r>
        <w:rPr>
          <w:lang w:val="en-US"/>
        </w:rPr>
        <w:t>Git</w:t>
      </w:r>
      <w:proofErr w:type="spellEnd"/>
      <w:r>
        <w:rPr>
          <w:lang w:val="en-US"/>
        </w:rPr>
        <w:t xml:space="preserve"> branch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source code </w:t>
      </w:r>
      <w:proofErr w:type="spellStart"/>
      <w:r>
        <w:rPr>
          <w:lang w:val="en-US"/>
        </w:rPr>
        <w:t>của</w:t>
      </w:r>
      <w:proofErr w:type="spellEnd"/>
      <w:r>
        <w:rPr>
          <w:lang w:val="en-US"/>
        </w:rPr>
        <w:t xml:space="preserve"> project:</w:t>
      </w:r>
      <w:r w:rsidR="00EB72B4">
        <w:rPr>
          <w:lang w:val="en-US"/>
        </w:rPr>
        <w:t xml:space="preserve"> (</w:t>
      </w:r>
      <w:proofErr w:type="spellStart"/>
      <w:r w:rsidR="00EB72B4">
        <w:rPr>
          <w:lang w:val="en-US"/>
        </w:rPr>
        <w:t>Coi</w:t>
      </w:r>
      <w:proofErr w:type="spellEnd"/>
      <w:r w:rsidR="00EB72B4">
        <w:rPr>
          <w:lang w:val="en-US"/>
        </w:rPr>
        <w:t xml:space="preserve"> </w:t>
      </w:r>
      <w:proofErr w:type="spellStart"/>
      <w:r w:rsidR="00EB72B4">
        <w:rPr>
          <w:lang w:val="en-US"/>
        </w:rPr>
        <w:t>như</w:t>
      </w:r>
      <w:proofErr w:type="spellEnd"/>
      <w:r w:rsidR="00EB72B4">
        <w:rPr>
          <w:lang w:val="en-US"/>
        </w:rPr>
        <w:t xml:space="preserve"> </w:t>
      </w:r>
      <w:proofErr w:type="spellStart"/>
      <w:r w:rsidR="00EB72B4">
        <w:rPr>
          <w:lang w:val="en-US"/>
        </w:rPr>
        <w:t>đây</w:t>
      </w:r>
      <w:proofErr w:type="spellEnd"/>
      <w:r w:rsidR="00EB72B4">
        <w:rPr>
          <w:lang w:val="en-US"/>
        </w:rPr>
        <w:t xml:space="preserve"> </w:t>
      </w:r>
      <w:proofErr w:type="spellStart"/>
      <w:r w:rsidR="00EB72B4">
        <w:rPr>
          <w:lang w:val="en-US"/>
        </w:rPr>
        <w:t>là</w:t>
      </w:r>
      <w:proofErr w:type="spellEnd"/>
      <w:r w:rsidR="00EB72B4">
        <w:rPr>
          <w:lang w:val="en-US"/>
        </w:rPr>
        <w:t xml:space="preserve"> </w:t>
      </w:r>
      <w:r w:rsidR="00EB72B4" w:rsidRPr="00EB72B4">
        <w:rPr>
          <w:b/>
          <w:bCs/>
          <w:lang w:val="en-US"/>
        </w:rPr>
        <w:t>develop</w:t>
      </w:r>
      <w:r w:rsidR="00EB72B4">
        <w:rPr>
          <w:lang w:val="en-US"/>
        </w:rPr>
        <w:t xml:space="preserve"> branch)</w:t>
      </w:r>
    </w:p>
    <w:p w:rsidR="00EC441B" w:rsidRPr="00EB72B4" w:rsidRDefault="00EB72B4" w:rsidP="00EC441B">
      <w:pPr>
        <w:pStyle w:val="ListParagraph"/>
        <w:rPr>
          <w:color w:val="7030A0"/>
        </w:rPr>
      </w:pPr>
      <w:hyperlink r:id="rId16" w:history="1">
        <w:r w:rsidRPr="00EB72B4">
          <w:rPr>
            <w:rStyle w:val="Hyperlink"/>
            <w:color w:val="002060"/>
          </w:rPr>
          <w:t>https://git3.fsoft.com.vn/fsoft/glc-training/tree/project/weatherchecking</w:t>
        </w:r>
      </w:hyperlink>
      <w:r>
        <w:t xml:space="preserve"> </w:t>
      </w:r>
      <w:r w:rsidR="00EC441B">
        <w:t xml:space="preserve"> </w:t>
      </w:r>
      <w:r w:rsidR="00EC441B" w:rsidRPr="00EB72B4">
        <w:rPr>
          <w:color w:val="7030A0"/>
        </w:rPr>
        <w:t xml:space="preserve"> </w:t>
      </w:r>
    </w:p>
    <w:p w:rsidR="00111DC1" w:rsidRPr="00EB72B4" w:rsidRDefault="00111DC1">
      <w:pPr>
        <w:rPr>
          <w:ins w:id="567" w:author="Tran Ngoc Ha (DTL.Ship)" w:date="2019-12-20T14:29:00Z"/>
        </w:rPr>
      </w:pPr>
    </w:p>
    <w:p w:rsidR="00111DC1" w:rsidRPr="00EB72B4" w:rsidRDefault="00111DC1">
      <w:pPr>
        <w:rPr>
          <w:ins w:id="568" w:author="Tran Ngoc Ha (DTL.Ship)" w:date="2019-12-20T14:29:00Z"/>
        </w:rPr>
      </w:pPr>
    </w:p>
    <w:p w:rsidR="00111DC1" w:rsidRPr="00EB72B4" w:rsidRDefault="00111DC1">
      <w:pPr>
        <w:rPr>
          <w:ins w:id="569" w:author="Tran Ngoc Ha (DTL.Ship)" w:date="2019-12-20T14:29:00Z"/>
        </w:rPr>
      </w:pPr>
    </w:p>
    <w:p w:rsidR="00111DC1" w:rsidRPr="00EB72B4" w:rsidRDefault="00111DC1">
      <w:pPr>
        <w:rPr>
          <w:ins w:id="570" w:author="Tran Ngoc Ha (DTL.Ship)" w:date="2019-12-20T14:29:00Z"/>
        </w:rPr>
      </w:pPr>
    </w:p>
    <w:p w:rsidR="00111DC1" w:rsidRPr="00EB72B4" w:rsidRDefault="00111DC1">
      <w:pPr>
        <w:rPr>
          <w:ins w:id="571" w:author="Tran Ngoc Ha (DTL.Ship)" w:date="2019-12-20T14:29:00Z"/>
        </w:rPr>
      </w:pPr>
    </w:p>
    <w:p w:rsidR="00111DC1" w:rsidRPr="00EB72B4" w:rsidRDefault="00111DC1">
      <w:pPr>
        <w:rPr>
          <w:ins w:id="572" w:author="Tran Ngoc Ha (DTL.Ship)" w:date="2019-12-20T14:29:00Z"/>
        </w:rPr>
      </w:pPr>
    </w:p>
    <w:p w:rsidR="00111DC1" w:rsidRPr="00EB72B4" w:rsidRDefault="00111DC1">
      <w:pPr>
        <w:rPr>
          <w:ins w:id="573" w:author="Tran Ngoc Ha (DTL.Ship)" w:date="2019-12-20T14:29:00Z"/>
        </w:rPr>
      </w:pPr>
    </w:p>
    <w:p w:rsidR="00111DC1" w:rsidRPr="00EB72B4" w:rsidRDefault="00111DC1">
      <w:pPr>
        <w:rPr>
          <w:ins w:id="574" w:author="Tran Ngoc Ha (DTL.Ship)" w:date="2019-12-20T14:29:00Z"/>
        </w:rPr>
      </w:pPr>
    </w:p>
    <w:p w:rsidR="00111DC1" w:rsidRPr="00EB72B4" w:rsidRDefault="00111DC1">
      <w:pPr>
        <w:rPr>
          <w:ins w:id="575" w:author="Tran Ngoc Ha (DTL.Ship)" w:date="2019-12-20T14:29:00Z"/>
        </w:rPr>
      </w:pPr>
    </w:p>
    <w:p w:rsidR="00111DC1" w:rsidRPr="00EB72B4" w:rsidRDefault="00111DC1">
      <w:pPr>
        <w:rPr>
          <w:ins w:id="576" w:author="Tran Ngoc Ha (DTL.Ship)" w:date="2019-12-20T14:29:00Z"/>
        </w:rPr>
      </w:pPr>
    </w:p>
    <w:p w:rsidR="00111DC1" w:rsidRPr="00EB72B4" w:rsidRDefault="00111DC1">
      <w:pPr>
        <w:rPr>
          <w:ins w:id="577" w:author="Tran Ngoc Ha (DTL.Ship)" w:date="2019-12-20T14:29:00Z"/>
        </w:rPr>
      </w:pPr>
    </w:p>
    <w:p w:rsidR="00111DC1" w:rsidRPr="00EB72B4" w:rsidRDefault="00111DC1">
      <w:pPr>
        <w:rPr>
          <w:ins w:id="578" w:author="Tran Ngoc Ha (DTL.Ship)" w:date="2019-12-20T14:29:00Z"/>
        </w:rPr>
      </w:pPr>
    </w:p>
    <w:p w:rsidR="00325908" w:rsidRPr="00EB72B4" w:rsidDel="00A16CD3" w:rsidRDefault="00325908">
      <w:pPr>
        <w:rPr>
          <w:del w:id="579" w:author="Tran Ngoc Ha (DTL.Ship)" w:date="2019-12-20T14:20:00Z"/>
        </w:rPr>
      </w:pPr>
      <w:del w:id="580" w:author="Tran Ngoc Ha (DTL.Ship)" w:date="2019-12-20T14:20:00Z">
        <w:r w:rsidRPr="00EB72B4" w:rsidDel="00A16CD3">
          <w:delText xml:space="preserve">The Unit Test should only test a little portion of your code to verify it is doing the right job you expect. It is essential for the future of your application because then, any evolution which break something is known during the development process and not in production. </w:delText>
        </w:r>
      </w:del>
    </w:p>
    <w:p w:rsidR="00325908" w:rsidRPr="00EB72B4" w:rsidDel="00A16CD3" w:rsidRDefault="00325908">
      <w:pPr>
        <w:rPr>
          <w:del w:id="581" w:author="Tran Ngoc Ha (DTL.Ship)" w:date="2019-12-20T14:20:00Z"/>
        </w:rPr>
      </w:pPr>
    </w:p>
    <w:p w:rsidR="00325908" w:rsidRPr="00EB72B4" w:rsidDel="00A16CD3" w:rsidRDefault="00325908">
      <w:pPr>
        <w:rPr>
          <w:del w:id="582" w:author="Tran Ngoc Ha (DTL.Ship)" w:date="2019-12-20T14:20:00Z"/>
        </w:rPr>
      </w:pPr>
      <w:del w:id="583" w:author="Tran Ngoc Ha (DTL.Ship)" w:date="2019-12-20T14:20:00Z">
        <w:r w:rsidRPr="00EB72B4" w:rsidDel="00A16CD3">
          <w:delText>To summary a Unit Test:</w:delText>
        </w:r>
      </w:del>
    </w:p>
    <w:p w:rsidR="00325908" w:rsidRPr="00EB72B4" w:rsidDel="00A16CD3" w:rsidRDefault="00325908" w:rsidP="00984309">
      <w:pPr>
        <w:pStyle w:val="ListParagraph"/>
        <w:numPr>
          <w:ilvl w:val="0"/>
          <w:numId w:val="34"/>
        </w:numPr>
        <w:rPr>
          <w:del w:id="584" w:author="Tran Ngoc Ha (DTL.Ship)" w:date="2019-12-20T14:20:00Z"/>
        </w:rPr>
      </w:pPr>
      <w:del w:id="585" w:author="Tran Ngoc Ha (DTL.Ship)" w:date="2019-12-20T14:20:00Z">
        <w:r w:rsidRPr="00EB72B4" w:rsidDel="00A16CD3">
          <w:delText>Must not communicate with database</w:delText>
        </w:r>
      </w:del>
    </w:p>
    <w:p w:rsidR="00325908" w:rsidRPr="00EB72B4" w:rsidDel="00A16CD3" w:rsidRDefault="00325908" w:rsidP="00984309">
      <w:pPr>
        <w:pStyle w:val="ListParagraph"/>
        <w:numPr>
          <w:ilvl w:val="0"/>
          <w:numId w:val="34"/>
        </w:numPr>
        <w:rPr>
          <w:del w:id="586" w:author="Tran Ngoc Ha (DTL.Ship)" w:date="2019-12-20T14:20:00Z"/>
        </w:rPr>
      </w:pPr>
      <w:del w:id="587" w:author="Tran Ngoc Ha (DTL.Ship)" w:date="2019-12-20T14:20:00Z">
        <w:r w:rsidRPr="00EB72B4" w:rsidDel="00A16CD3">
          <w:delText>Must not have network communication</w:delText>
        </w:r>
      </w:del>
    </w:p>
    <w:p w:rsidR="00325908" w:rsidRPr="00EB72B4" w:rsidDel="00A16CD3" w:rsidRDefault="00325908" w:rsidP="00984309">
      <w:pPr>
        <w:pStyle w:val="ListParagraph"/>
        <w:numPr>
          <w:ilvl w:val="0"/>
          <w:numId w:val="34"/>
        </w:numPr>
        <w:rPr>
          <w:del w:id="588" w:author="Tran Ngoc Ha (DTL.Ship)" w:date="2019-12-20T14:20:00Z"/>
        </w:rPr>
      </w:pPr>
      <w:del w:id="589" w:author="Tran Ngoc Ha (DTL.Ship)" w:date="2019-12-20T14:20:00Z">
        <w:r w:rsidRPr="00EB72B4" w:rsidDel="00A16CD3">
          <w:delText>It must not manipulate one or several files</w:delText>
        </w:r>
      </w:del>
    </w:p>
    <w:p w:rsidR="00325908" w:rsidRPr="00EB72B4" w:rsidDel="00A16CD3" w:rsidRDefault="003E6334" w:rsidP="00984309">
      <w:pPr>
        <w:pStyle w:val="ListParagraph"/>
        <w:numPr>
          <w:ilvl w:val="0"/>
          <w:numId w:val="34"/>
        </w:numPr>
        <w:rPr>
          <w:del w:id="590" w:author="Tran Ngoc Ha (DTL.Ship)" w:date="2019-12-20T14:20:00Z"/>
        </w:rPr>
      </w:pPr>
      <w:del w:id="591" w:author="Tran Ngoc Ha (DTL.Ship)" w:date="2019-12-20T14:20:00Z">
        <w:r w:rsidRPr="00EB72B4" w:rsidDel="00A16CD3">
          <w:delText>It must be independent and could be ran in parallel</w:delText>
        </w:r>
      </w:del>
    </w:p>
    <w:p w:rsidR="003E6334" w:rsidRPr="00EB72B4" w:rsidDel="00A16CD3" w:rsidRDefault="003E6334" w:rsidP="00984309">
      <w:pPr>
        <w:pStyle w:val="ListParagraph"/>
        <w:numPr>
          <w:ilvl w:val="0"/>
          <w:numId w:val="34"/>
        </w:numPr>
        <w:rPr>
          <w:del w:id="592" w:author="Tran Ngoc Ha (DTL.Ship)" w:date="2019-12-20T14:20:00Z"/>
        </w:rPr>
      </w:pPr>
      <w:del w:id="593" w:author="Tran Ngoc Ha (DTL.Ship)" w:date="2019-12-20T14:20:00Z">
        <w:r w:rsidRPr="00EB72B4" w:rsidDel="00A16CD3">
          <w:delText xml:space="preserve">It must not </w:delText>
        </w:r>
        <w:r w:rsidR="003821C5" w:rsidRPr="00EB72B4" w:rsidDel="00A16CD3">
          <w:delText>do</w:delText>
        </w:r>
        <w:r w:rsidRPr="00EB72B4" w:rsidDel="00A16CD3">
          <w:delText xml:space="preserve"> something special, write a file and execute it </w:delText>
        </w:r>
        <w:r w:rsidR="003821C5" w:rsidRPr="00EB72B4" w:rsidDel="00A16CD3">
          <w:delText>etc.</w:delText>
        </w:r>
        <w:r w:rsidRPr="00EB72B4" w:rsidDel="00A16CD3">
          <w:delText>…</w:delText>
        </w:r>
      </w:del>
    </w:p>
    <w:p w:rsidR="003E6334" w:rsidRPr="00EB72B4" w:rsidDel="00A16CD3" w:rsidRDefault="003E6334" w:rsidP="00984309">
      <w:pPr>
        <w:pStyle w:val="ListParagraph"/>
        <w:rPr>
          <w:del w:id="594" w:author="Tran Ngoc Ha (DTL.Ship)" w:date="2019-12-20T14:20:00Z"/>
        </w:rPr>
      </w:pPr>
    </w:p>
    <w:p w:rsidR="00325908" w:rsidRPr="00EB72B4" w:rsidDel="00A16CD3" w:rsidRDefault="00325908" w:rsidP="00325908">
      <w:pPr>
        <w:rPr>
          <w:del w:id="595" w:author="Tran Ngoc Ha (DTL.Ship)" w:date="2019-12-20T14:20:00Z"/>
        </w:rPr>
      </w:pPr>
      <w:del w:id="596" w:author="Tran Ngoc Ha (DTL.Ship)" w:date="2019-12-20T14:20:00Z">
        <w:r w:rsidRPr="00EB72B4" w:rsidDel="00A16CD3">
          <w:delText>Some references about the legacy code:</w:delText>
        </w:r>
      </w:del>
    </w:p>
    <w:p w:rsidR="00325908" w:rsidRPr="00EB72B4" w:rsidDel="00A16CD3" w:rsidRDefault="00116CC7" w:rsidP="0042659F">
      <w:pPr>
        <w:rPr>
          <w:del w:id="597" w:author="Tran Ngoc Ha (DTL.Ship)" w:date="2019-12-20T14:20:00Z"/>
        </w:rPr>
      </w:pPr>
      <w:del w:id="598" w:author="Tran Ngoc Ha (DTL.Ship)" w:date="2019-12-20T14:20:00Z">
        <w:r w:rsidDel="00A16CD3">
          <w:fldChar w:fldCharType="begin"/>
        </w:r>
        <w:r w:rsidDel="00A16CD3">
          <w:delInstrText xml:space="preserve"> HYPERLINK "http://www.objectmentor.com/resources/articles/WorkingEffectivelyWithLegacyCode.pdf" </w:delInstrText>
        </w:r>
        <w:r w:rsidDel="00A16CD3">
          <w:fldChar w:fldCharType="separate"/>
        </w:r>
        <w:r w:rsidR="00325908" w:rsidRPr="00EB72B4" w:rsidDel="00A16CD3">
          <w:rPr>
            <w:rStyle w:val="Hyperlink"/>
          </w:rPr>
          <w:delText>http://www.objectmentor.com/resources/articles/WorkingEffectivelyWithLegacyCode.pdf</w:delText>
        </w:r>
        <w:r w:rsidDel="00A16CD3">
          <w:rPr>
            <w:rStyle w:val="Hyperlink"/>
            <w:lang w:val="en-US"/>
          </w:rPr>
          <w:fldChar w:fldCharType="end"/>
        </w:r>
      </w:del>
    </w:p>
    <w:p w:rsidR="00325908" w:rsidRPr="00EB72B4" w:rsidDel="00A16CD3" w:rsidRDefault="00116CC7" w:rsidP="0042659F">
      <w:pPr>
        <w:rPr>
          <w:del w:id="599" w:author="Tran Ngoc Ha (DTL.Ship)" w:date="2019-12-20T14:20:00Z"/>
        </w:rPr>
      </w:pPr>
      <w:del w:id="600" w:author="Tran Ngoc Ha (DTL.Ship)" w:date="2019-12-20T14:20:00Z">
        <w:r w:rsidDel="00A16CD3">
          <w:fldChar w:fldCharType="begin"/>
        </w:r>
        <w:r w:rsidDel="00A16CD3">
          <w:delInstrText xml:space="preserve"> HYPERLINK "http://www.slideshare.net/nashjain/working-effectively-with-legacy-code-presentation" </w:delInstrText>
        </w:r>
        <w:r w:rsidDel="00A16CD3">
          <w:fldChar w:fldCharType="separate"/>
        </w:r>
        <w:r w:rsidR="00325908" w:rsidRPr="00EB72B4" w:rsidDel="00A16CD3">
          <w:rPr>
            <w:rStyle w:val="Hyperlink"/>
          </w:rPr>
          <w:delText>http://www.slideshare.net/nashjain/working-effectively-with-legacy-code-presentation</w:delText>
        </w:r>
        <w:r w:rsidDel="00A16CD3">
          <w:rPr>
            <w:rStyle w:val="Hyperlink"/>
            <w:lang w:val="en-US"/>
          </w:rPr>
          <w:fldChar w:fldCharType="end"/>
        </w:r>
      </w:del>
    </w:p>
    <w:p w:rsidR="00325908" w:rsidRPr="00EB72B4" w:rsidDel="00A16CD3" w:rsidRDefault="00325908" w:rsidP="0042659F">
      <w:pPr>
        <w:rPr>
          <w:del w:id="601" w:author="Tran Ngoc Ha (DTL.Ship)" w:date="2019-12-20T14:20:00Z"/>
        </w:rPr>
      </w:pPr>
    </w:p>
    <w:p w:rsidR="004E1CB1" w:rsidRPr="00EB72B4" w:rsidDel="00A16CD3" w:rsidRDefault="004E1CB1" w:rsidP="00984309">
      <w:pPr>
        <w:pStyle w:val="Heading2"/>
        <w:rPr>
          <w:del w:id="602" w:author="Tran Ngoc Ha (DTL.Ship)" w:date="2019-12-20T14:20:00Z"/>
        </w:rPr>
      </w:pPr>
      <w:del w:id="603" w:author="Tran Ngoc Ha (DTL.Ship)" w:date="2019-12-20T14:20:00Z">
        <w:r w:rsidRPr="00EB72B4" w:rsidDel="00A16CD3">
          <w:delText>Test Driven Development</w:delText>
        </w:r>
      </w:del>
    </w:p>
    <w:p w:rsidR="004E1CB1" w:rsidRPr="00EB72B4" w:rsidDel="00A16CD3" w:rsidRDefault="004E1CB1" w:rsidP="001C3C67">
      <w:pPr>
        <w:rPr>
          <w:del w:id="604" w:author="Tran Ngoc Ha (DTL.Ship)" w:date="2019-12-20T14:20:00Z"/>
        </w:rPr>
      </w:pPr>
    </w:p>
    <w:p w:rsidR="001C3C67" w:rsidRPr="00EB72B4" w:rsidDel="00A16CD3" w:rsidRDefault="001C3C67" w:rsidP="001C3C67">
      <w:pPr>
        <w:rPr>
          <w:del w:id="605" w:author="Tran Ngoc Ha (DTL.Ship)" w:date="2019-12-20T14:20:00Z"/>
        </w:rPr>
      </w:pPr>
      <w:del w:id="606" w:author="Tran Ngoc Ha (DTL.Ship)" w:date="2019-12-20T14:20:00Z">
        <w:r w:rsidRPr="00EB72B4" w:rsidDel="00A16CD3">
          <w:delText>For Escalus, the Test Driven Methodology has been chosen.</w:delText>
        </w:r>
      </w:del>
    </w:p>
    <w:p w:rsidR="001C3C67" w:rsidRPr="00EB72B4" w:rsidDel="00A16CD3" w:rsidRDefault="001C3C67" w:rsidP="00984309">
      <w:pPr>
        <w:pStyle w:val="Heading3"/>
        <w:rPr>
          <w:del w:id="607" w:author="Tran Ngoc Ha (DTL.Ship)" w:date="2019-12-20T14:20:00Z"/>
        </w:rPr>
      </w:pPr>
      <w:del w:id="608" w:author="Tran Ngoc Ha (DTL.Ship)" w:date="2019-12-20T14:20:00Z">
        <w:r w:rsidRPr="00EB72B4" w:rsidDel="00A16CD3">
          <w:delText>Definition</w:delText>
        </w:r>
      </w:del>
    </w:p>
    <w:p w:rsidR="001C3C67" w:rsidRPr="00EB72B4" w:rsidDel="00A16CD3" w:rsidRDefault="001C3C67" w:rsidP="001C3C67">
      <w:pPr>
        <w:rPr>
          <w:del w:id="609" w:author="Tran Ngoc Ha (DTL.Ship)" w:date="2019-12-20T14:20:00Z"/>
        </w:rPr>
      </w:pPr>
      <w:del w:id="610" w:author="Tran Ngoc Ha (DTL.Ship)" w:date="2019-12-20T14:20:00Z">
        <w:r w:rsidRPr="00EB72B4" w:rsidDel="00A16CD3">
          <w:delText xml:space="preserve">Wikipedia : </w:delText>
        </w:r>
        <w:r w:rsidR="000E713B" w:rsidRPr="00EB72B4" w:rsidDel="00A16CD3">
          <w:delText>“Test-driven development (TDD) is a software development process that relies on the repetition of a very short development cycle: first the developer writes an (initially failing) automated test case that defines a desired improvement or new function, then produces the minimum amount of code to pass that test, and finally refactors the new code to acceptable standards.”</w:delText>
        </w:r>
      </w:del>
    </w:p>
    <w:p w:rsidR="00B77872" w:rsidRPr="00EB72B4" w:rsidDel="00A16CD3" w:rsidRDefault="00B77872" w:rsidP="001C3C67">
      <w:pPr>
        <w:rPr>
          <w:del w:id="611" w:author="Tran Ngoc Ha (DTL.Ship)" w:date="2019-12-20T14:20:00Z"/>
        </w:rPr>
      </w:pPr>
    </w:p>
    <w:p w:rsidR="00B77872" w:rsidRPr="00EB72B4" w:rsidDel="00A16CD3" w:rsidRDefault="004E1CB1" w:rsidP="00984309">
      <w:pPr>
        <w:pStyle w:val="Heading3"/>
        <w:rPr>
          <w:del w:id="612" w:author="Tran Ngoc Ha (DTL.Ship)" w:date="2019-12-20T14:20:00Z"/>
        </w:rPr>
      </w:pPr>
      <w:del w:id="613" w:author="Tran Ngoc Ha (DTL.Ship)" w:date="2019-12-20T14:20:00Z">
        <w:r w:rsidRPr="00EB72B4" w:rsidDel="00A16CD3">
          <w:delText xml:space="preserve">TDD </w:delText>
        </w:r>
        <w:r w:rsidR="00B77872" w:rsidRPr="00EB72B4" w:rsidDel="00A16CD3">
          <w:delText xml:space="preserve">How </w:delText>
        </w:r>
        <w:r w:rsidR="00325908" w:rsidRPr="00EB72B4" w:rsidDel="00A16CD3">
          <w:delText>to?</w:delText>
        </w:r>
      </w:del>
    </w:p>
    <w:p w:rsidR="00B77872" w:rsidRPr="00EB72B4" w:rsidDel="00A16CD3" w:rsidRDefault="00B77872" w:rsidP="001C3C67">
      <w:pPr>
        <w:rPr>
          <w:del w:id="614" w:author="Tran Ngoc Ha (DTL.Ship)" w:date="2019-12-20T14:20:00Z"/>
        </w:rPr>
      </w:pPr>
      <w:del w:id="615" w:author="Tran Ngoc Ha (DTL.Ship)" w:date="2019-12-20T14:20:00Z">
        <w:r w:rsidRPr="00EB72B4" w:rsidDel="00A16CD3">
          <w:delText>When a new development is starting the developer must create a Unit Test (or several) at the beginning for each implementation of a User Story.</w:delText>
        </w:r>
      </w:del>
    </w:p>
    <w:p w:rsidR="004E1CB1" w:rsidRPr="00EB72B4" w:rsidDel="00A16CD3" w:rsidRDefault="004E1CB1" w:rsidP="001C3C67">
      <w:pPr>
        <w:rPr>
          <w:del w:id="616" w:author="Tran Ngoc Ha (DTL.Ship)" w:date="2019-12-20T14:20:00Z"/>
        </w:rPr>
      </w:pPr>
      <w:del w:id="617" w:author="Tran Ngoc Ha (DTL.Ship)" w:date="2019-12-20T14:20:00Z">
        <w:r w:rsidRPr="00EB72B4" w:rsidDel="00A16CD3">
          <w:delText>An Abstract class has been created for that case named: AbstractTddTest. Each Test must extend this class to be able to perform and to write the test cases.</w:delText>
        </w:r>
      </w:del>
    </w:p>
    <w:p w:rsidR="004E1CB1" w:rsidRPr="00EB72B4" w:rsidDel="00A16CD3" w:rsidRDefault="004E1CB1" w:rsidP="001C3C67">
      <w:pPr>
        <w:rPr>
          <w:del w:id="618" w:author="Tran Ngoc Ha (DTL.Ship)" w:date="2019-12-20T14:20:00Z"/>
        </w:rPr>
      </w:pPr>
    </w:p>
    <w:p w:rsidR="00B3393D" w:rsidRPr="00EB72B4" w:rsidDel="00A16CD3" w:rsidRDefault="00B3393D" w:rsidP="001C3C67">
      <w:pPr>
        <w:rPr>
          <w:del w:id="619" w:author="Tran Ngoc Ha (DTL.Ship)" w:date="2019-12-20T14:20:00Z"/>
        </w:rPr>
      </w:pPr>
    </w:p>
    <w:p w:rsidR="00B3393D" w:rsidRPr="00EB72B4" w:rsidDel="00A16CD3" w:rsidRDefault="00B3393D" w:rsidP="001C3C67">
      <w:pPr>
        <w:rPr>
          <w:del w:id="620" w:author="Tran Ngoc Ha (DTL.Ship)" w:date="2019-12-20T14:20:00Z"/>
        </w:rPr>
      </w:pPr>
      <w:del w:id="621" w:author="Tran Ngoc Ha (DTL.Ship)" w:date="2019-12-20T14:20:00Z">
        <w:r w:rsidRPr="00EB72B4" w:rsidDel="00A16CD3">
          <w:delText>Each developer should use the formatters provided in the SVN repository</w:delText>
        </w:r>
        <w:r w:rsidR="004E1CB1" w:rsidRPr="00EB72B4" w:rsidDel="00A16CD3">
          <w:delText>.</w:delText>
        </w:r>
      </w:del>
    </w:p>
    <w:p w:rsidR="004E1CB1" w:rsidRPr="00EB72B4" w:rsidDel="00A16CD3" w:rsidRDefault="004E1CB1" w:rsidP="001C3C67">
      <w:pPr>
        <w:rPr>
          <w:del w:id="622" w:author="Tran Ngoc Ha (DTL.Ship)" w:date="2019-12-20T14:20:00Z"/>
        </w:rPr>
      </w:pPr>
    </w:p>
    <w:p w:rsidR="004E1CB1" w:rsidRPr="00EB72B4" w:rsidDel="00A16CD3" w:rsidRDefault="004E1CB1" w:rsidP="00984309">
      <w:pPr>
        <w:pStyle w:val="Heading2"/>
        <w:rPr>
          <w:del w:id="623" w:author="Tran Ngoc Ha (DTL.Ship)" w:date="2019-12-20T14:20:00Z"/>
        </w:rPr>
      </w:pPr>
      <w:del w:id="624" w:author="Tran Ngoc Ha (DTL.Ship)" w:date="2019-12-20T14:20:00Z">
        <w:r w:rsidRPr="00EB72B4" w:rsidDel="00A16CD3">
          <w:delText>Integration tests</w:delText>
        </w:r>
      </w:del>
    </w:p>
    <w:p w:rsidR="001C3C67" w:rsidRPr="00EB72B4" w:rsidDel="00A16CD3" w:rsidRDefault="004E1CB1" w:rsidP="001C3C67">
      <w:pPr>
        <w:rPr>
          <w:del w:id="625" w:author="Tran Ngoc Ha (DTL.Ship)" w:date="2019-12-20T14:20:00Z"/>
        </w:rPr>
      </w:pPr>
      <w:del w:id="626" w:author="Tran Ngoc Ha (DTL.Ship)" w:date="2019-12-20T14:20:00Z">
        <w:r w:rsidRPr="00EB72B4" w:rsidDel="00A16CD3">
          <w:delText>The integration tests should test a complete functional flow. For that purpose, an AbstractIntegrationJerseyTest class has been created, and each test must extend this one.</w:delText>
        </w:r>
      </w:del>
    </w:p>
    <w:p w:rsidR="00E4768B" w:rsidRPr="00EB72B4" w:rsidDel="00A16CD3" w:rsidRDefault="00E4768B" w:rsidP="005144E3">
      <w:pPr>
        <w:pStyle w:val="Heading1"/>
        <w:rPr>
          <w:del w:id="627" w:author="Tran Ngoc Ha (DTL.Ship)" w:date="2019-12-20T14:20:00Z"/>
        </w:rPr>
      </w:pPr>
      <w:del w:id="628" w:author="Tran Ngoc Ha (DTL.Ship)" w:date="2019-12-20T14:20:00Z">
        <w:r w:rsidRPr="00EB72B4" w:rsidDel="00A16CD3">
          <w:delText>SOA Architecture best practices</w:delText>
        </w:r>
      </w:del>
    </w:p>
    <w:p w:rsidR="00E4768B" w:rsidRPr="00EB72B4" w:rsidDel="00A16CD3" w:rsidRDefault="00E4768B" w:rsidP="005144E3">
      <w:pPr>
        <w:pStyle w:val="Heading2"/>
        <w:rPr>
          <w:del w:id="629" w:author="Tran Ngoc Ha (DTL.Ship)" w:date="2019-12-20T14:20:00Z"/>
        </w:rPr>
      </w:pPr>
      <w:del w:id="630" w:author="Tran Ngoc Ha (DTL.Ship)" w:date="2019-12-20T14:20:00Z">
        <w:r w:rsidRPr="00EB72B4" w:rsidDel="00A16CD3">
          <w:delText>Definition</w:delText>
        </w:r>
      </w:del>
    </w:p>
    <w:p w:rsidR="005144E3" w:rsidRPr="00EB72B4" w:rsidDel="00A16CD3" w:rsidRDefault="005144E3" w:rsidP="005144E3">
      <w:pPr>
        <w:rPr>
          <w:del w:id="631" w:author="Tran Ngoc Ha (DTL.Ship)" w:date="2019-12-20T14:20:00Z"/>
        </w:rPr>
      </w:pPr>
      <w:del w:id="632" w:author="Tran Ngoc Ha (DTL.Ship)" w:date="2019-12-20T14:20:00Z">
        <w:r w:rsidRPr="00EB72B4" w:rsidDel="00A16CD3">
          <w:delText>A SOA</w:delText>
        </w:r>
        <w:r w:rsidR="00674EF6" w:rsidRPr="00EB72B4" w:rsidDel="00A16CD3">
          <w:delText xml:space="preserve"> (service oriented architecture</w:delText>
        </w:r>
        <w:r w:rsidR="00674EF6" w:rsidRPr="00EB72B4" w:rsidDel="00A16CD3">
          <w:rPr>
            <w:rFonts w:ascii="Arial" w:hAnsi="Arial" w:cs="Arial"/>
            <w:b/>
            <w:bCs/>
            <w:color w:val="252525"/>
            <w:sz w:val="21"/>
            <w:szCs w:val="21"/>
            <w:shd w:val="clear" w:color="auto" w:fill="FFFFFF"/>
          </w:rPr>
          <w:delText>)</w:delText>
        </w:r>
        <w:r w:rsidRPr="00EB72B4" w:rsidDel="00A16CD3">
          <w:delText xml:space="preserve"> design paradigm within the context of business automation is generally considered a governing approach to designing solution logic. It normally consists of a set of complementary rules or principles that collectively define the overarching approach represented by the paradigm.</w:delText>
        </w:r>
      </w:del>
    </w:p>
    <w:p w:rsidR="005144E3" w:rsidRPr="00EB72B4" w:rsidDel="00A16CD3" w:rsidRDefault="005144E3" w:rsidP="005144E3">
      <w:pPr>
        <w:rPr>
          <w:del w:id="633" w:author="Tran Ngoc Ha (DTL.Ship)" w:date="2019-12-20T14:20:00Z"/>
        </w:rPr>
      </w:pPr>
    </w:p>
    <w:p w:rsidR="00674EF6" w:rsidRPr="00EB72B4" w:rsidDel="00A16CD3" w:rsidRDefault="00674EF6" w:rsidP="005144E3">
      <w:pPr>
        <w:rPr>
          <w:del w:id="634" w:author="Tran Ngoc Ha (DTL.Ship)" w:date="2019-12-20T14:20:00Z"/>
        </w:rPr>
      </w:pPr>
      <w:del w:id="635" w:author="Tran Ngoc Ha (DTL.Ship)" w:date="2019-12-20T14:20:00Z">
        <w:r w:rsidRPr="00EB72B4" w:rsidDel="00A16CD3">
          <w:delText>In general the SOA architecture is using the HTTP transport protocol to exchange data between several systems</w:delText>
        </w:r>
        <w:r w:rsidR="007429C9" w:rsidRPr="00EB72B4" w:rsidDel="00A16CD3">
          <w:delText>, and they could be internal to a company or external to it. These data exchanged between systems is named “services”. So each system must provide a definition of the services exposed and then the others system could use it.</w:delText>
        </w:r>
      </w:del>
    </w:p>
    <w:p w:rsidR="005144E3" w:rsidRPr="00EB72B4" w:rsidDel="00A16CD3" w:rsidRDefault="005144E3" w:rsidP="005144E3">
      <w:pPr>
        <w:rPr>
          <w:del w:id="636" w:author="Tran Ngoc Ha (DTL.Ship)" w:date="2019-12-20T14:20:00Z"/>
        </w:rPr>
      </w:pPr>
    </w:p>
    <w:p w:rsidR="007429C9" w:rsidRPr="00EB72B4" w:rsidDel="00A16CD3" w:rsidRDefault="007429C9" w:rsidP="005144E3">
      <w:pPr>
        <w:rPr>
          <w:del w:id="637" w:author="Tran Ngoc Ha (DTL.Ship)" w:date="2019-12-20T14:20:00Z"/>
        </w:rPr>
      </w:pPr>
      <w:del w:id="638" w:author="Tran Ngoc Ha (DTL.Ship)" w:date="2019-12-20T14:20:00Z">
        <w:r w:rsidRPr="00EB72B4" w:rsidDel="00A16CD3">
          <w:delText xml:space="preserve">The main goal of </w:delText>
        </w:r>
        <w:r w:rsidR="00B3393D" w:rsidRPr="00EB72B4" w:rsidDel="00A16CD3">
          <w:delText>SOA</w:delText>
        </w:r>
        <w:r w:rsidRPr="00EB72B4" w:rsidDel="00A16CD3">
          <w:delText xml:space="preserve"> architecture is to </w:delText>
        </w:r>
        <w:r w:rsidR="00B3393D" w:rsidRPr="00EB72B4" w:rsidDel="00A16CD3">
          <w:delText>keep each part, each service independent from others.</w:delText>
        </w:r>
      </w:del>
    </w:p>
    <w:p w:rsidR="00B3393D" w:rsidRPr="00EB72B4" w:rsidDel="00A16CD3" w:rsidRDefault="00B3393D" w:rsidP="005144E3">
      <w:pPr>
        <w:rPr>
          <w:del w:id="639" w:author="Tran Ngoc Ha (DTL.Ship)" w:date="2019-12-20T14:20:00Z"/>
        </w:rPr>
      </w:pPr>
    </w:p>
    <w:p w:rsidR="00E4768B" w:rsidRPr="00EB72B4" w:rsidDel="00A16CD3" w:rsidRDefault="00E4768B" w:rsidP="005144E3">
      <w:pPr>
        <w:pStyle w:val="Heading2"/>
        <w:rPr>
          <w:del w:id="640" w:author="Tran Ngoc Ha (DTL.Ship)" w:date="2019-12-20T14:20:00Z"/>
        </w:rPr>
      </w:pPr>
      <w:del w:id="641" w:author="Tran Ngoc Ha (DTL.Ship)" w:date="2019-12-20T14:20:00Z">
        <w:r w:rsidRPr="00EB72B4" w:rsidDel="00A16CD3">
          <w:delText xml:space="preserve">Escalus </w:delText>
        </w:r>
        <w:r w:rsidR="005144E3" w:rsidRPr="00EB72B4" w:rsidDel="00A16CD3">
          <w:delText xml:space="preserve">architecture </w:delText>
        </w:r>
        <w:r w:rsidRPr="00EB72B4" w:rsidDel="00A16CD3">
          <w:delText>diagram</w:delText>
        </w:r>
      </w:del>
    </w:p>
    <w:p w:rsidR="005144E3" w:rsidRPr="00EB72B4" w:rsidDel="00A16CD3" w:rsidRDefault="005144E3" w:rsidP="005144E3">
      <w:pPr>
        <w:rPr>
          <w:del w:id="642" w:author="Tran Ngoc Ha (DTL.Ship)" w:date="2019-12-20T14:20:00Z"/>
        </w:rPr>
      </w:pPr>
    </w:p>
    <w:p w:rsidR="00B3393D" w:rsidRPr="00EB72B4" w:rsidDel="00A16CD3" w:rsidRDefault="00B3393D" w:rsidP="005144E3">
      <w:pPr>
        <w:rPr>
          <w:del w:id="643" w:author="Tran Ngoc Ha (DTL.Ship)" w:date="2019-12-20T14:20:00Z"/>
        </w:rPr>
      </w:pPr>
      <w:del w:id="644" w:author="Tran Ngoc Ha (DTL.Ship)" w:date="2019-12-20T14:20:00Z">
        <w:r w:rsidRPr="00EB72B4" w:rsidDel="00A16CD3">
          <w:delText>To avoid cross scripting issues and to have better performances for our UI and API, we should put in the front-end a server like Nginx or Httpd Apache.</w:delText>
        </w:r>
      </w:del>
    </w:p>
    <w:p w:rsidR="005144E3" w:rsidRPr="00EB72B4" w:rsidDel="00A16CD3" w:rsidRDefault="00D413AE" w:rsidP="005144E3">
      <w:pPr>
        <w:rPr>
          <w:del w:id="645" w:author="Tran Ngoc Ha (DTL.Ship)" w:date="2019-12-20T14:20:00Z"/>
        </w:rPr>
      </w:pPr>
      <w:del w:id="646" w:author="Tran Ngoc Ha (DTL.Ship)" w:date="2019-12-20T14:20:00Z">
        <w:r w:rsidDel="00A16CD3">
          <w:rPr>
            <w:noProof/>
            <w:lang w:val="en-US" w:bidi="he-IL"/>
          </w:rPr>
          <w:drawing>
            <wp:inline distT="0" distB="0" distL="0" distR="0" wp14:anchorId="07F969C8" wp14:editId="065BC5F9">
              <wp:extent cx="5890161" cy="38120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542" cy="3816867"/>
                      </a:xfrm>
                      <a:prstGeom prst="rect">
                        <a:avLst/>
                      </a:prstGeom>
                      <a:noFill/>
                    </pic:spPr>
                  </pic:pic>
                </a:graphicData>
              </a:graphic>
            </wp:inline>
          </w:drawing>
        </w:r>
      </w:del>
    </w:p>
    <w:p w:rsidR="00ED1227" w:rsidRPr="00EB72B4" w:rsidDel="00A16CD3" w:rsidRDefault="00ED1227" w:rsidP="005144E3">
      <w:pPr>
        <w:rPr>
          <w:del w:id="647" w:author="Tran Ngoc Ha (DTL.Ship)" w:date="2019-12-20T14:20:00Z"/>
        </w:rPr>
      </w:pPr>
      <w:del w:id="648" w:author="Tran Ngoc Ha (DTL.Ship)" w:date="2019-12-20T14:20:00Z">
        <w:r w:rsidRPr="00ED1227" w:rsidDel="00A16CD3">
          <w:rPr>
            <w:noProof/>
            <w:lang w:val="en-US" w:bidi="he-IL"/>
          </w:rPr>
          <w:drawing>
            <wp:inline distT="0" distB="0" distL="0" distR="0" wp14:anchorId="09C68A4C" wp14:editId="20B438DD">
              <wp:extent cx="5759450" cy="374003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40030"/>
                      </a:xfrm>
                      <a:prstGeom prst="rect">
                        <a:avLst/>
                      </a:prstGeom>
                      <a:noFill/>
                      <a:ln>
                        <a:noFill/>
                      </a:ln>
                      <a:extLst/>
                    </pic:spPr>
                  </pic:pic>
                </a:graphicData>
              </a:graphic>
            </wp:inline>
          </w:drawing>
        </w:r>
      </w:del>
    </w:p>
    <w:p w:rsidR="00ED1227" w:rsidRPr="00EB72B4" w:rsidDel="00A16CD3" w:rsidRDefault="00ED1227" w:rsidP="005144E3">
      <w:pPr>
        <w:rPr>
          <w:del w:id="649" w:author="Tran Ngoc Ha (DTL.Ship)" w:date="2019-12-20T14:20:00Z"/>
        </w:rPr>
      </w:pPr>
    </w:p>
    <w:p w:rsidR="00E4768B" w:rsidRPr="00EB72B4" w:rsidDel="00A16CD3" w:rsidRDefault="00E4768B" w:rsidP="005144E3">
      <w:pPr>
        <w:pStyle w:val="Heading2"/>
        <w:rPr>
          <w:del w:id="650" w:author="Tran Ngoc Ha (DTL.Ship)" w:date="2019-12-20T14:20:00Z"/>
        </w:rPr>
      </w:pPr>
      <w:del w:id="651" w:author="Tran Ngoc Ha (DTL.Ship)" w:date="2019-12-20T14:20:00Z">
        <w:r w:rsidRPr="00EB72B4" w:rsidDel="00A16CD3">
          <w:delText>RESTful best practices</w:delText>
        </w:r>
      </w:del>
    </w:p>
    <w:p w:rsidR="005144E3" w:rsidRPr="00EB72B4" w:rsidDel="00A16CD3" w:rsidRDefault="0052480D" w:rsidP="005144E3">
      <w:pPr>
        <w:rPr>
          <w:del w:id="652" w:author="Tran Ngoc Ha (DTL.Ship)" w:date="2019-12-20T14:20:00Z"/>
        </w:rPr>
      </w:pPr>
      <w:del w:id="653" w:author="Tran Ngoc Ha (DTL.Ship)" w:date="2019-12-20T14:20:00Z">
        <w:r w:rsidRPr="00EB72B4" w:rsidDel="00A16CD3">
          <w:delText>The following guidelines are based on several articles found on the internet:</w:delText>
        </w:r>
      </w:del>
    </w:p>
    <w:p w:rsidR="0052480D" w:rsidRPr="00EB72B4" w:rsidDel="00A16CD3" w:rsidRDefault="00116CC7" w:rsidP="0052480D">
      <w:pPr>
        <w:rPr>
          <w:del w:id="654" w:author="Tran Ngoc Ha (DTL.Ship)" w:date="2019-12-20T14:20:00Z"/>
          <w:rStyle w:val="Hyperlink"/>
        </w:rPr>
      </w:pPr>
      <w:del w:id="655" w:author="Tran Ngoc Ha (DTL.Ship)" w:date="2019-12-20T14:20:00Z">
        <w:r w:rsidDel="00A16CD3">
          <w:fldChar w:fldCharType="begin"/>
        </w:r>
        <w:r w:rsidDel="00A16CD3">
          <w:delInstrText xml:space="preserve"> HYPERLINK "https://blog.apigee.com/detail/restful_api_design_nouns_are_good_verbs_are_bad" </w:delInstrText>
        </w:r>
        <w:r w:rsidDel="00A16CD3">
          <w:fldChar w:fldCharType="separate"/>
        </w:r>
        <w:r w:rsidR="0052480D" w:rsidRPr="00EB72B4" w:rsidDel="00A16CD3">
          <w:rPr>
            <w:rStyle w:val="Hyperlink"/>
          </w:rPr>
          <w:delText>https://blog.apigee.com/detail/restful_api_design_nouns_are_good_verbs_are_bad</w:delText>
        </w:r>
        <w:r w:rsidDel="00A16CD3">
          <w:rPr>
            <w:rStyle w:val="Hyperlink"/>
            <w:lang w:val="en-US"/>
          </w:rPr>
          <w:fldChar w:fldCharType="end"/>
        </w:r>
      </w:del>
    </w:p>
    <w:p w:rsidR="001533FE" w:rsidRPr="00EB72B4" w:rsidDel="00A16CD3" w:rsidRDefault="001533FE" w:rsidP="0052480D">
      <w:pPr>
        <w:rPr>
          <w:del w:id="656" w:author="Tran Ngoc Ha (DTL.Ship)" w:date="2019-12-20T14:20:00Z"/>
        </w:rPr>
      </w:pPr>
    </w:p>
    <w:p w:rsidR="0052480D" w:rsidRPr="00EB72B4" w:rsidDel="00A16CD3" w:rsidRDefault="00116CC7" w:rsidP="0052480D">
      <w:pPr>
        <w:rPr>
          <w:del w:id="657" w:author="Tran Ngoc Ha (DTL.Ship)" w:date="2019-12-20T14:20:00Z"/>
        </w:rPr>
      </w:pPr>
      <w:del w:id="658" w:author="Tran Ngoc Ha (DTL.Ship)" w:date="2019-12-20T14:20:00Z">
        <w:r w:rsidDel="00A16CD3">
          <w:fldChar w:fldCharType="begin"/>
        </w:r>
        <w:r w:rsidDel="00A16CD3">
          <w:delInstrText xml:space="preserve"> HYPERLINK "http://www.vinaysahni.com/best-practices-for-a-pragmatic-restful-api" \l "restful" </w:delInstrText>
        </w:r>
        <w:r w:rsidDel="00A16CD3">
          <w:fldChar w:fldCharType="separate"/>
        </w:r>
        <w:r w:rsidR="0052480D" w:rsidRPr="00EB72B4" w:rsidDel="00A16CD3">
          <w:rPr>
            <w:rStyle w:val="Hyperlink"/>
          </w:rPr>
          <w:delText>http://www.vinaysahni.com/best-practices-for-a-pragmatic-restful-api#restful</w:delText>
        </w:r>
        <w:r w:rsidDel="00A16CD3">
          <w:rPr>
            <w:rStyle w:val="Hyperlink"/>
            <w:lang w:val="en-US"/>
          </w:rPr>
          <w:fldChar w:fldCharType="end"/>
        </w:r>
        <w:r w:rsidR="0052480D" w:rsidRPr="00EB72B4" w:rsidDel="00A16CD3">
          <w:delText xml:space="preserve"> </w:delText>
        </w:r>
      </w:del>
    </w:p>
    <w:p w:rsidR="001533FE" w:rsidRPr="00EB72B4" w:rsidDel="00A16CD3" w:rsidRDefault="001533FE" w:rsidP="0052480D">
      <w:pPr>
        <w:rPr>
          <w:del w:id="659" w:author="Tran Ngoc Ha (DTL.Ship)" w:date="2019-12-20T14:20:00Z"/>
        </w:rPr>
      </w:pPr>
    </w:p>
    <w:p w:rsidR="0052480D" w:rsidRPr="00EB72B4" w:rsidDel="00A16CD3" w:rsidRDefault="00116CC7" w:rsidP="0052480D">
      <w:pPr>
        <w:rPr>
          <w:del w:id="660" w:author="Tran Ngoc Ha (DTL.Ship)" w:date="2019-12-20T14:20:00Z"/>
        </w:rPr>
      </w:pPr>
      <w:del w:id="661" w:author="Tran Ngoc Ha (DTL.Ship)" w:date="2019-12-20T14:20:00Z">
        <w:r w:rsidDel="00A16CD3">
          <w:fldChar w:fldCharType="begin"/>
        </w:r>
        <w:r w:rsidDel="00A16CD3">
          <w:delInstrText xml:space="preserve"> HYPERLINK "http://restcookbook.com/Basics/caching/" </w:delInstrText>
        </w:r>
        <w:r w:rsidDel="00A16CD3">
          <w:fldChar w:fldCharType="separate"/>
        </w:r>
        <w:r w:rsidR="0052480D" w:rsidRPr="00EB72B4" w:rsidDel="00A16CD3">
          <w:rPr>
            <w:rStyle w:val="Hyperlink"/>
          </w:rPr>
          <w:delText>http://restcookbook.com/Basics/caching/</w:delText>
        </w:r>
        <w:r w:rsidDel="00A16CD3">
          <w:rPr>
            <w:rStyle w:val="Hyperlink"/>
            <w:lang w:val="en-US"/>
          </w:rPr>
          <w:fldChar w:fldCharType="end"/>
        </w:r>
      </w:del>
    </w:p>
    <w:p w:rsidR="0052480D" w:rsidRPr="00EB72B4" w:rsidDel="00A16CD3" w:rsidRDefault="0052480D" w:rsidP="0052480D">
      <w:pPr>
        <w:rPr>
          <w:del w:id="662" w:author="Tran Ngoc Ha (DTL.Ship)" w:date="2019-12-20T14:20:00Z"/>
        </w:rPr>
      </w:pPr>
    </w:p>
    <w:p w:rsidR="005144E3" w:rsidRPr="00EB72B4" w:rsidDel="00A16CD3" w:rsidRDefault="002115F5" w:rsidP="002115F5">
      <w:pPr>
        <w:pStyle w:val="Heading3"/>
        <w:rPr>
          <w:del w:id="663" w:author="Tran Ngoc Ha (DTL.Ship)" w:date="2019-12-20T14:20:00Z"/>
        </w:rPr>
      </w:pPr>
      <w:del w:id="664" w:author="Tran Ngoc Ha (DTL.Ship)" w:date="2019-12-20T14:20:00Z">
        <w:r w:rsidRPr="00EB72B4" w:rsidDel="00A16CD3">
          <w:delText>Naming convention</w:delText>
        </w:r>
      </w:del>
    </w:p>
    <w:p w:rsidR="002115F5" w:rsidRPr="00EB72B4" w:rsidDel="00A16CD3" w:rsidRDefault="002115F5" w:rsidP="002115F5">
      <w:pPr>
        <w:rPr>
          <w:del w:id="665" w:author="Tran Ngoc Ha (DTL.Ship)" w:date="2019-12-20T14:20:00Z"/>
        </w:rPr>
      </w:pPr>
      <w:del w:id="666" w:author="Tran Ngoc Ha (DTL.Ship)" w:date="2019-12-20T14:20:00Z">
        <w:r w:rsidRPr="00EB72B4" w:rsidDel="00A16CD3">
          <w:delText>The REST created services should respect the following convention:</w:delText>
        </w:r>
        <w:r w:rsidDel="00A16CD3">
          <w:rPr>
            <w:lang w:val="en-US"/>
          </w:rPr>
          <w:fldChar w:fldCharType="begin"/>
        </w:r>
        <w:r w:rsidRPr="00EB72B4" w:rsidDel="00A16CD3">
          <w:delInstrText xml:space="preserve"> TA \l "The REST created services should respect the following convention:" \s "The REST created services should respect the following convention" \c 4 </w:delInstrText>
        </w:r>
        <w:r w:rsidDel="00A16CD3">
          <w:rPr>
            <w:lang w:val="en-US"/>
          </w:rPr>
          <w:fldChar w:fldCharType="end"/>
        </w:r>
      </w:del>
    </w:p>
    <w:tbl>
      <w:tblPr>
        <w:tblStyle w:val="LightList-Accent1"/>
        <w:tblW w:w="0" w:type="auto"/>
        <w:tblLook w:val="04A0" w:firstRow="1" w:lastRow="0" w:firstColumn="1" w:lastColumn="0" w:noHBand="0" w:noVBand="1"/>
      </w:tblPr>
      <w:tblGrid>
        <w:gridCol w:w="2368"/>
        <w:gridCol w:w="1660"/>
        <w:gridCol w:w="1671"/>
        <w:gridCol w:w="1679"/>
        <w:gridCol w:w="1672"/>
      </w:tblGrid>
      <w:tr w:rsidR="002115F5" w:rsidDel="00A16CD3" w:rsidTr="002115F5">
        <w:trPr>
          <w:cnfStyle w:val="100000000000" w:firstRow="1" w:lastRow="0" w:firstColumn="0" w:lastColumn="0" w:oddVBand="0" w:evenVBand="0" w:oddHBand="0" w:evenHBand="0" w:firstRowFirstColumn="0" w:firstRowLastColumn="0" w:lastRowFirstColumn="0" w:lastRowLastColumn="0"/>
          <w:del w:id="667" w:author="Tran Ngoc Ha (DTL.Ship)" w:date="2019-12-20T14:20:00Z"/>
        </w:trPr>
        <w:tc>
          <w:tcPr>
            <w:cnfStyle w:val="001000000000" w:firstRow="0" w:lastRow="0" w:firstColumn="1" w:lastColumn="0" w:oddVBand="0" w:evenVBand="0" w:oddHBand="0" w:evenHBand="0" w:firstRowFirstColumn="0" w:firstRowLastColumn="0" w:lastRowFirstColumn="0" w:lastRowLastColumn="0"/>
            <w:tcW w:w="1842" w:type="dxa"/>
          </w:tcPr>
          <w:p w:rsidR="002115F5" w:rsidRPr="00EB72B4" w:rsidDel="00A16CD3" w:rsidRDefault="002115F5" w:rsidP="002115F5">
            <w:pPr>
              <w:rPr>
                <w:del w:id="668" w:author="Tran Ngoc Ha (DTL.Ship)" w:date="2019-12-20T14:20:00Z"/>
              </w:rPr>
            </w:pPr>
            <w:del w:id="669" w:author="Tran Ngoc Ha (DTL.Ship)" w:date="2019-12-20T14:20:00Z">
              <w:r w:rsidRPr="00EB72B4" w:rsidDel="00A16CD3">
                <w:delText>Resource</w:delText>
              </w:r>
            </w:del>
          </w:p>
        </w:tc>
        <w:tc>
          <w:tcPr>
            <w:tcW w:w="1842" w:type="dxa"/>
          </w:tcPr>
          <w:p w:rsidR="002115F5" w:rsidRPr="00EB72B4" w:rsidDel="00A16CD3" w:rsidRDefault="002115F5" w:rsidP="002115F5">
            <w:pPr>
              <w:cnfStyle w:val="100000000000" w:firstRow="1" w:lastRow="0" w:firstColumn="0" w:lastColumn="0" w:oddVBand="0" w:evenVBand="0" w:oddHBand="0" w:evenHBand="0" w:firstRowFirstColumn="0" w:firstRowLastColumn="0" w:lastRowFirstColumn="0" w:lastRowLastColumn="0"/>
              <w:rPr>
                <w:del w:id="670" w:author="Tran Ngoc Ha (DTL.Ship)" w:date="2019-12-20T14:20:00Z"/>
              </w:rPr>
            </w:pPr>
            <w:del w:id="671" w:author="Tran Ngoc Ha (DTL.Ship)" w:date="2019-12-20T14:20:00Z">
              <w:r w:rsidRPr="00EB72B4" w:rsidDel="00A16CD3">
                <w:delText>POST (create)</w:delText>
              </w:r>
            </w:del>
          </w:p>
        </w:tc>
        <w:tc>
          <w:tcPr>
            <w:tcW w:w="1842" w:type="dxa"/>
          </w:tcPr>
          <w:p w:rsidR="002115F5" w:rsidRPr="00EB72B4" w:rsidDel="00A16CD3" w:rsidRDefault="002115F5" w:rsidP="002115F5">
            <w:pPr>
              <w:cnfStyle w:val="100000000000" w:firstRow="1" w:lastRow="0" w:firstColumn="0" w:lastColumn="0" w:oddVBand="0" w:evenVBand="0" w:oddHBand="0" w:evenHBand="0" w:firstRowFirstColumn="0" w:firstRowLastColumn="0" w:lastRowFirstColumn="0" w:lastRowLastColumn="0"/>
              <w:rPr>
                <w:del w:id="672" w:author="Tran Ngoc Ha (DTL.Ship)" w:date="2019-12-20T14:20:00Z"/>
              </w:rPr>
            </w:pPr>
            <w:del w:id="673" w:author="Tran Ngoc Ha (DTL.Ship)" w:date="2019-12-20T14:20:00Z">
              <w:r w:rsidRPr="00EB72B4" w:rsidDel="00A16CD3">
                <w:delText>GET (read)</w:delText>
              </w:r>
            </w:del>
          </w:p>
        </w:tc>
        <w:tc>
          <w:tcPr>
            <w:tcW w:w="1843" w:type="dxa"/>
          </w:tcPr>
          <w:p w:rsidR="002115F5" w:rsidRPr="00EB72B4" w:rsidDel="00A16CD3" w:rsidRDefault="002115F5" w:rsidP="002115F5">
            <w:pPr>
              <w:cnfStyle w:val="100000000000" w:firstRow="1" w:lastRow="0" w:firstColumn="0" w:lastColumn="0" w:oddVBand="0" w:evenVBand="0" w:oddHBand="0" w:evenHBand="0" w:firstRowFirstColumn="0" w:firstRowLastColumn="0" w:lastRowFirstColumn="0" w:lastRowLastColumn="0"/>
              <w:rPr>
                <w:del w:id="674" w:author="Tran Ngoc Ha (DTL.Ship)" w:date="2019-12-20T14:20:00Z"/>
              </w:rPr>
            </w:pPr>
            <w:del w:id="675" w:author="Tran Ngoc Ha (DTL.Ship)" w:date="2019-12-20T14:20:00Z">
              <w:r w:rsidRPr="00EB72B4" w:rsidDel="00A16CD3">
                <w:delText>PUT (update)</w:delText>
              </w:r>
            </w:del>
          </w:p>
        </w:tc>
        <w:tc>
          <w:tcPr>
            <w:tcW w:w="1843" w:type="dxa"/>
          </w:tcPr>
          <w:p w:rsidR="002115F5" w:rsidRPr="00EB72B4" w:rsidDel="00A16CD3" w:rsidRDefault="002115F5" w:rsidP="002115F5">
            <w:pPr>
              <w:cnfStyle w:val="100000000000" w:firstRow="1" w:lastRow="0" w:firstColumn="0" w:lastColumn="0" w:oddVBand="0" w:evenVBand="0" w:oddHBand="0" w:evenHBand="0" w:firstRowFirstColumn="0" w:firstRowLastColumn="0" w:lastRowFirstColumn="0" w:lastRowLastColumn="0"/>
              <w:rPr>
                <w:del w:id="676" w:author="Tran Ngoc Ha (DTL.Ship)" w:date="2019-12-20T14:20:00Z"/>
              </w:rPr>
            </w:pPr>
            <w:del w:id="677" w:author="Tran Ngoc Ha (DTL.Ship)" w:date="2019-12-20T14:20:00Z">
              <w:r w:rsidRPr="00EB72B4" w:rsidDel="00A16CD3">
                <w:delText>DELETE (delete)</w:delText>
              </w:r>
            </w:del>
          </w:p>
        </w:tc>
      </w:tr>
      <w:tr w:rsidR="002115F5" w:rsidDel="00A16CD3" w:rsidTr="002115F5">
        <w:trPr>
          <w:cnfStyle w:val="000000100000" w:firstRow="0" w:lastRow="0" w:firstColumn="0" w:lastColumn="0" w:oddVBand="0" w:evenVBand="0" w:oddHBand="1" w:evenHBand="0" w:firstRowFirstColumn="0" w:firstRowLastColumn="0" w:lastRowFirstColumn="0" w:lastRowLastColumn="0"/>
          <w:del w:id="678" w:author="Tran Ngoc Ha (DTL.Ship)" w:date="2019-12-20T14:20:00Z"/>
        </w:trPr>
        <w:tc>
          <w:tcPr>
            <w:cnfStyle w:val="001000000000" w:firstRow="0" w:lastRow="0" w:firstColumn="1" w:lastColumn="0" w:oddVBand="0" w:evenVBand="0" w:oddHBand="0" w:evenHBand="0" w:firstRowFirstColumn="0" w:firstRowLastColumn="0" w:lastRowFirstColumn="0" w:lastRowLastColumn="0"/>
            <w:tcW w:w="1842" w:type="dxa"/>
          </w:tcPr>
          <w:p w:rsidR="002115F5" w:rsidRPr="00EB72B4" w:rsidDel="00A16CD3" w:rsidRDefault="002115F5" w:rsidP="002115F5">
            <w:pPr>
              <w:rPr>
                <w:del w:id="679" w:author="Tran Ngoc Ha (DTL.Ship)" w:date="2019-12-20T14:20:00Z"/>
              </w:rPr>
            </w:pPr>
            <w:del w:id="680" w:author="Tran Ngoc Ha (DTL.Ship)" w:date="2019-12-20T14:20:00Z">
              <w:r w:rsidRPr="00EB72B4" w:rsidDel="00A16CD3">
                <w:delText>/{</w:delText>
              </w:r>
              <w:r w:rsidR="0052480D" w:rsidRPr="00EB72B4" w:rsidDel="00A16CD3">
                <w:delText>resources</w:delText>
              </w:r>
              <w:r w:rsidRPr="00EB72B4" w:rsidDel="00A16CD3">
                <w:delText>}</w:delText>
              </w:r>
            </w:del>
          </w:p>
        </w:tc>
        <w:tc>
          <w:tcPr>
            <w:tcW w:w="1842" w:type="dxa"/>
          </w:tcPr>
          <w:p w:rsidR="002115F5" w:rsidRPr="00EB72B4" w:rsidDel="00A16CD3" w:rsidRDefault="002115F5" w:rsidP="002115F5">
            <w:pPr>
              <w:cnfStyle w:val="000000100000" w:firstRow="0" w:lastRow="0" w:firstColumn="0" w:lastColumn="0" w:oddVBand="0" w:evenVBand="0" w:oddHBand="1" w:evenHBand="0" w:firstRowFirstColumn="0" w:firstRowLastColumn="0" w:lastRowFirstColumn="0" w:lastRowLastColumn="0"/>
              <w:rPr>
                <w:del w:id="681" w:author="Tran Ngoc Ha (DTL.Ship)" w:date="2019-12-20T14:20:00Z"/>
              </w:rPr>
            </w:pPr>
            <w:del w:id="682" w:author="Tran Ngoc Ha (DTL.Ship)" w:date="2019-12-20T14:20:00Z">
              <w:r w:rsidRPr="00EB72B4" w:rsidDel="00A16CD3">
                <w:delText xml:space="preserve">Create a new </w:delText>
              </w:r>
              <w:r w:rsidR="0052480D" w:rsidRPr="00EB72B4" w:rsidDel="00A16CD3">
                <w:delText>resource</w:delText>
              </w:r>
            </w:del>
          </w:p>
        </w:tc>
        <w:tc>
          <w:tcPr>
            <w:tcW w:w="1842" w:type="dxa"/>
          </w:tcPr>
          <w:p w:rsidR="002115F5" w:rsidRPr="00EB72B4" w:rsidDel="00A16CD3" w:rsidRDefault="002115F5" w:rsidP="002115F5">
            <w:pPr>
              <w:cnfStyle w:val="000000100000" w:firstRow="0" w:lastRow="0" w:firstColumn="0" w:lastColumn="0" w:oddVBand="0" w:evenVBand="0" w:oddHBand="1" w:evenHBand="0" w:firstRowFirstColumn="0" w:firstRowLastColumn="0" w:lastRowFirstColumn="0" w:lastRowLastColumn="0"/>
              <w:rPr>
                <w:del w:id="683" w:author="Tran Ngoc Ha (DTL.Ship)" w:date="2019-12-20T14:20:00Z"/>
              </w:rPr>
            </w:pPr>
            <w:del w:id="684" w:author="Tran Ngoc Ha (DTL.Ship)" w:date="2019-12-20T14:20:00Z">
              <w:r w:rsidRPr="00EB72B4" w:rsidDel="00A16CD3">
                <w:delText xml:space="preserve">List </w:delText>
              </w:r>
              <w:r w:rsidR="0052480D" w:rsidRPr="00EB72B4" w:rsidDel="00A16CD3">
                <w:delText>resources</w:delText>
              </w:r>
            </w:del>
          </w:p>
        </w:tc>
        <w:tc>
          <w:tcPr>
            <w:tcW w:w="1843" w:type="dxa"/>
          </w:tcPr>
          <w:p w:rsidR="002115F5" w:rsidRPr="00EB72B4" w:rsidDel="00A16CD3" w:rsidRDefault="002115F5" w:rsidP="002115F5">
            <w:pPr>
              <w:cnfStyle w:val="000000100000" w:firstRow="0" w:lastRow="0" w:firstColumn="0" w:lastColumn="0" w:oddVBand="0" w:evenVBand="0" w:oddHBand="1" w:evenHBand="0" w:firstRowFirstColumn="0" w:firstRowLastColumn="0" w:lastRowFirstColumn="0" w:lastRowLastColumn="0"/>
              <w:rPr>
                <w:del w:id="685" w:author="Tran Ngoc Ha (DTL.Ship)" w:date="2019-12-20T14:20:00Z"/>
              </w:rPr>
            </w:pPr>
            <w:del w:id="686" w:author="Tran Ngoc Ha (DTL.Ship)" w:date="2019-12-20T14:20:00Z">
              <w:r w:rsidRPr="00EB72B4" w:rsidDel="00A16CD3">
                <w:delText xml:space="preserve">Bulk update </w:delText>
              </w:r>
              <w:r w:rsidR="0052480D" w:rsidRPr="00EB72B4" w:rsidDel="00A16CD3">
                <w:delText>resources</w:delText>
              </w:r>
            </w:del>
          </w:p>
        </w:tc>
        <w:tc>
          <w:tcPr>
            <w:tcW w:w="1843" w:type="dxa"/>
          </w:tcPr>
          <w:p w:rsidR="002115F5" w:rsidRPr="00EB72B4" w:rsidDel="00A16CD3" w:rsidRDefault="002115F5" w:rsidP="002115F5">
            <w:pPr>
              <w:cnfStyle w:val="000000100000" w:firstRow="0" w:lastRow="0" w:firstColumn="0" w:lastColumn="0" w:oddVBand="0" w:evenVBand="0" w:oddHBand="1" w:evenHBand="0" w:firstRowFirstColumn="0" w:firstRowLastColumn="0" w:lastRowFirstColumn="0" w:lastRowLastColumn="0"/>
              <w:rPr>
                <w:del w:id="687" w:author="Tran Ngoc Ha (DTL.Ship)" w:date="2019-12-20T14:20:00Z"/>
              </w:rPr>
            </w:pPr>
            <w:del w:id="688" w:author="Tran Ngoc Ha (DTL.Ship)" w:date="2019-12-20T14:20:00Z">
              <w:r w:rsidRPr="00EB72B4" w:rsidDel="00A16CD3">
                <w:delText xml:space="preserve">Delete all </w:delText>
              </w:r>
              <w:r w:rsidR="0052480D" w:rsidRPr="00EB72B4" w:rsidDel="00A16CD3">
                <w:delText>resources</w:delText>
              </w:r>
            </w:del>
          </w:p>
        </w:tc>
      </w:tr>
      <w:tr w:rsidR="002115F5" w:rsidDel="00A16CD3" w:rsidTr="002115F5">
        <w:trPr>
          <w:del w:id="689" w:author="Tran Ngoc Ha (DTL.Ship)" w:date="2019-12-20T14:20:00Z"/>
        </w:trPr>
        <w:tc>
          <w:tcPr>
            <w:cnfStyle w:val="001000000000" w:firstRow="0" w:lastRow="0" w:firstColumn="1" w:lastColumn="0" w:oddVBand="0" w:evenVBand="0" w:oddHBand="0" w:evenHBand="0" w:firstRowFirstColumn="0" w:firstRowLastColumn="0" w:lastRowFirstColumn="0" w:lastRowLastColumn="0"/>
            <w:tcW w:w="1842" w:type="dxa"/>
          </w:tcPr>
          <w:p w:rsidR="002115F5" w:rsidRPr="00EB72B4" w:rsidDel="00A16CD3" w:rsidRDefault="002115F5" w:rsidP="002115F5">
            <w:pPr>
              <w:rPr>
                <w:del w:id="690" w:author="Tran Ngoc Ha (DTL.Ship)" w:date="2019-12-20T14:20:00Z"/>
              </w:rPr>
            </w:pPr>
            <w:del w:id="691" w:author="Tran Ngoc Ha (DTL.Ship)" w:date="2019-12-20T14:20:00Z">
              <w:r w:rsidRPr="00EB72B4" w:rsidDel="00A16CD3">
                <w:delText>/{</w:delText>
              </w:r>
              <w:r w:rsidR="0052480D" w:rsidRPr="00EB72B4" w:rsidDel="00A16CD3">
                <w:delText>resources</w:delText>
              </w:r>
              <w:r w:rsidRPr="00EB72B4" w:rsidDel="00A16CD3">
                <w:delText>}/{id}</w:delText>
              </w:r>
            </w:del>
          </w:p>
        </w:tc>
        <w:tc>
          <w:tcPr>
            <w:tcW w:w="1842" w:type="dxa"/>
          </w:tcPr>
          <w:p w:rsidR="002115F5" w:rsidRPr="00EB72B4" w:rsidDel="00A16CD3" w:rsidRDefault="00D71F14" w:rsidP="002115F5">
            <w:pPr>
              <w:cnfStyle w:val="000000000000" w:firstRow="0" w:lastRow="0" w:firstColumn="0" w:lastColumn="0" w:oddVBand="0" w:evenVBand="0" w:oddHBand="0" w:evenHBand="0" w:firstRowFirstColumn="0" w:firstRowLastColumn="0" w:lastRowFirstColumn="0" w:lastRowLastColumn="0"/>
              <w:rPr>
                <w:del w:id="692" w:author="Tran Ngoc Ha (DTL.Ship)" w:date="2019-12-20T14:20:00Z"/>
              </w:rPr>
            </w:pPr>
            <w:del w:id="693" w:author="Tran Ngoc Ha (DTL.Ship)" w:date="2019-12-20T14:20:00Z">
              <w:r w:rsidRPr="00EB72B4" w:rsidDel="00A16CD3">
                <w:delText>E</w:delText>
              </w:r>
              <w:r w:rsidR="002115F5" w:rsidRPr="00EB72B4" w:rsidDel="00A16CD3">
                <w:delText>rror</w:delText>
              </w:r>
              <w:r w:rsidRPr="00EB72B4" w:rsidDel="00A16CD3">
                <w:delText xml:space="preserve"> (405)</w:delText>
              </w:r>
            </w:del>
          </w:p>
        </w:tc>
        <w:tc>
          <w:tcPr>
            <w:tcW w:w="1842" w:type="dxa"/>
          </w:tcPr>
          <w:p w:rsidR="002115F5" w:rsidRPr="00EB72B4" w:rsidDel="00A16CD3" w:rsidRDefault="002115F5" w:rsidP="002115F5">
            <w:pPr>
              <w:cnfStyle w:val="000000000000" w:firstRow="0" w:lastRow="0" w:firstColumn="0" w:lastColumn="0" w:oddVBand="0" w:evenVBand="0" w:oddHBand="0" w:evenHBand="0" w:firstRowFirstColumn="0" w:firstRowLastColumn="0" w:lastRowFirstColumn="0" w:lastRowLastColumn="0"/>
              <w:rPr>
                <w:del w:id="694" w:author="Tran Ngoc Ha (DTL.Ship)" w:date="2019-12-20T14:20:00Z"/>
              </w:rPr>
            </w:pPr>
            <w:del w:id="695" w:author="Tran Ngoc Ha (DTL.Ship)" w:date="2019-12-20T14:20:00Z">
              <w:r w:rsidRPr="00EB72B4" w:rsidDel="00A16CD3">
                <w:delText xml:space="preserve">Get a specific </w:delText>
              </w:r>
              <w:r w:rsidR="0052480D" w:rsidRPr="00EB72B4" w:rsidDel="00A16CD3">
                <w:delText>resource</w:delText>
              </w:r>
            </w:del>
          </w:p>
        </w:tc>
        <w:tc>
          <w:tcPr>
            <w:tcW w:w="1843" w:type="dxa"/>
          </w:tcPr>
          <w:p w:rsidR="002115F5" w:rsidRPr="00EB72B4" w:rsidDel="00A16CD3" w:rsidRDefault="002115F5" w:rsidP="002115F5">
            <w:pPr>
              <w:cnfStyle w:val="000000000000" w:firstRow="0" w:lastRow="0" w:firstColumn="0" w:lastColumn="0" w:oddVBand="0" w:evenVBand="0" w:oddHBand="0" w:evenHBand="0" w:firstRowFirstColumn="0" w:firstRowLastColumn="0" w:lastRowFirstColumn="0" w:lastRowLastColumn="0"/>
              <w:rPr>
                <w:del w:id="696" w:author="Tran Ngoc Ha (DTL.Ship)" w:date="2019-12-20T14:20:00Z"/>
              </w:rPr>
            </w:pPr>
            <w:del w:id="697" w:author="Tran Ngoc Ha (DTL.Ship)" w:date="2019-12-20T14:20:00Z">
              <w:r w:rsidRPr="00EB72B4" w:rsidDel="00A16CD3">
                <w:delText xml:space="preserve">If exists update the specific </w:delText>
              </w:r>
              <w:r w:rsidR="0052480D" w:rsidRPr="00EB72B4" w:rsidDel="00A16CD3">
                <w:delText>resource</w:delText>
              </w:r>
            </w:del>
          </w:p>
          <w:p w:rsidR="002115F5" w:rsidRPr="00EB72B4" w:rsidDel="00A16CD3" w:rsidRDefault="002115F5" w:rsidP="002115F5">
            <w:pPr>
              <w:cnfStyle w:val="000000000000" w:firstRow="0" w:lastRow="0" w:firstColumn="0" w:lastColumn="0" w:oddVBand="0" w:evenVBand="0" w:oddHBand="0" w:evenHBand="0" w:firstRowFirstColumn="0" w:firstRowLastColumn="0" w:lastRowFirstColumn="0" w:lastRowLastColumn="0"/>
              <w:rPr>
                <w:del w:id="698" w:author="Tran Ngoc Ha (DTL.Ship)" w:date="2019-12-20T14:20:00Z"/>
              </w:rPr>
            </w:pPr>
            <w:del w:id="699" w:author="Tran Ngoc Ha (DTL.Ship)" w:date="2019-12-20T14:20:00Z">
              <w:r w:rsidRPr="00EB72B4" w:rsidDel="00A16CD3">
                <w:delText>If not error</w:delText>
              </w:r>
            </w:del>
          </w:p>
        </w:tc>
        <w:tc>
          <w:tcPr>
            <w:tcW w:w="1843" w:type="dxa"/>
          </w:tcPr>
          <w:p w:rsidR="002115F5" w:rsidRPr="00EB72B4" w:rsidDel="00A16CD3" w:rsidRDefault="002115F5" w:rsidP="002115F5">
            <w:pPr>
              <w:cnfStyle w:val="000000000000" w:firstRow="0" w:lastRow="0" w:firstColumn="0" w:lastColumn="0" w:oddVBand="0" w:evenVBand="0" w:oddHBand="0" w:evenHBand="0" w:firstRowFirstColumn="0" w:firstRowLastColumn="0" w:lastRowFirstColumn="0" w:lastRowLastColumn="0"/>
              <w:rPr>
                <w:del w:id="700" w:author="Tran Ngoc Ha (DTL.Ship)" w:date="2019-12-20T14:20:00Z"/>
              </w:rPr>
            </w:pPr>
            <w:del w:id="701" w:author="Tran Ngoc Ha (DTL.Ship)" w:date="2019-12-20T14:20:00Z">
              <w:r w:rsidRPr="00EB72B4" w:rsidDel="00A16CD3">
                <w:delText xml:space="preserve">Delete the specific </w:delText>
              </w:r>
              <w:r w:rsidR="0052480D" w:rsidRPr="00EB72B4" w:rsidDel="00A16CD3">
                <w:delText>resource</w:delText>
              </w:r>
            </w:del>
          </w:p>
        </w:tc>
      </w:tr>
    </w:tbl>
    <w:p w:rsidR="00E4768B" w:rsidDel="00A16CD3" w:rsidRDefault="00E4768B" w:rsidP="00C44BC3">
      <w:pPr>
        <w:pStyle w:val="10PTBODY"/>
        <w:rPr>
          <w:del w:id="702" w:author="Tran Ngoc Ha (DTL.Ship)" w:date="2019-12-20T14:20:00Z"/>
          <w:lang w:val="en-US"/>
        </w:rPr>
      </w:pPr>
    </w:p>
    <w:p w:rsidR="002115F5" w:rsidDel="00A16CD3" w:rsidRDefault="002115F5" w:rsidP="002115F5">
      <w:pPr>
        <w:rPr>
          <w:del w:id="703" w:author="Tran Ngoc Ha (DTL.Ship)" w:date="2019-12-20T14:20:00Z"/>
          <w:lang w:val="en-US"/>
        </w:rPr>
      </w:pPr>
      <w:del w:id="704" w:author="Tran Ngoc Ha (DTL.Ship)" w:date="2019-12-20T14:20:00Z">
        <w:r w:rsidDel="00A16CD3">
          <w:rPr>
            <w:lang w:val="en-US"/>
          </w:rPr>
          <w:delText>The keyword “</w:delText>
        </w:r>
        <w:r w:rsidR="0052480D" w:rsidDel="00A16CD3">
          <w:rPr>
            <w:lang w:val="en-US"/>
          </w:rPr>
          <w:delText>resources</w:delText>
        </w:r>
        <w:r w:rsidDel="00A16CD3">
          <w:rPr>
            <w:lang w:val="en-US"/>
          </w:rPr>
          <w:delText xml:space="preserve">” must be a </w:delText>
        </w:r>
        <w:r w:rsidRPr="003738AF" w:rsidDel="00A16CD3">
          <w:rPr>
            <w:b/>
            <w:lang w:val="en-US"/>
          </w:rPr>
          <w:delText>noun</w:delText>
        </w:r>
        <w:r w:rsidDel="00A16CD3">
          <w:rPr>
            <w:lang w:val="en-US"/>
          </w:rPr>
          <w:delText>.</w:delText>
        </w:r>
        <w:r w:rsidDel="00A16CD3">
          <w:rPr>
            <w:lang w:val="en-US"/>
          </w:rPr>
          <w:fldChar w:fldCharType="begin"/>
        </w:r>
        <w:r w:rsidRPr="002115F5" w:rsidDel="00A16CD3">
          <w:rPr>
            <w:lang w:val="en-US"/>
          </w:rPr>
          <w:delInstrText xml:space="preserve"> TA \l "</w:delInstrText>
        </w:r>
        <w:r w:rsidRPr="00956AF3" w:rsidDel="00A16CD3">
          <w:rPr>
            <w:lang w:val="en-US"/>
          </w:rPr>
          <w:delInstrText xml:space="preserve">The keyword </w:delInstrText>
        </w:r>
        <w:r w:rsidRPr="002115F5" w:rsidDel="00A16CD3">
          <w:rPr>
            <w:szCs w:val="20"/>
            <w:lang w:val="en-US"/>
          </w:rPr>
          <w:delInstrText>\</w:delInstrText>
        </w:r>
        <w:r w:rsidRPr="00956AF3" w:rsidDel="00A16CD3">
          <w:rPr>
            <w:lang w:val="en-US"/>
          </w:rPr>
          <w:delInstrText>“entities</w:delInstrText>
        </w:r>
        <w:r w:rsidRPr="002115F5" w:rsidDel="00A16CD3">
          <w:rPr>
            <w:szCs w:val="20"/>
            <w:lang w:val="en-US"/>
          </w:rPr>
          <w:delInstrText>\</w:delInstrText>
        </w:r>
        <w:r w:rsidRPr="00956AF3" w:rsidDel="00A16CD3">
          <w:rPr>
            <w:lang w:val="en-US"/>
          </w:rPr>
          <w:delInstrText xml:space="preserve">” must be a </w:delInstrText>
        </w:r>
        <w:r w:rsidRPr="00956AF3" w:rsidDel="00A16CD3">
          <w:rPr>
            <w:b/>
            <w:lang w:val="en-US"/>
          </w:rPr>
          <w:delInstrText>noun</w:delInstrText>
        </w:r>
        <w:r w:rsidRPr="00956AF3" w:rsidDel="00A16CD3">
          <w:rPr>
            <w:lang w:val="en-US"/>
          </w:rPr>
          <w:delInstrText>.</w:delInstrText>
        </w:r>
        <w:r w:rsidRPr="002115F5" w:rsidDel="00A16CD3">
          <w:rPr>
            <w:lang w:val="en-US"/>
          </w:rPr>
          <w:delInstrText xml:space="preserve">" \s "The keyword \"entities\" must be a noun." \c 4 </w:delInstrText>
        </w:r>
        <w:r w:rsidDel="00A16CD3">
          <w:rPr>
            <w:lang w:val="en-US"/>
          </w:rPr>
          <w:fldChar w:fldCharType="end"/>
        </w:r>
        <w:r w:rsidDel="00A16CD3">
          <w:rPr>
            <w:lang w:val="en-US"/>
          </w:rPr>
          <w:delText xml:space="preserve"> </w:delText>
        </w:r>
      </w:del>
    </w:p>
    <w:p w:rsidR="00176179" w:rsidDel="00A16CD3" w:rsidRDefault="002115F5" w:rsidP="002115F5">
      <w:pPr>
        <w:rPr>
          <w:del w:id="705" w:author="Tran Ngoc Ha (DTL.Ship)" w:date="2019-12-20T14:20:00Z"/>
          <w:lang w:val="en-US"/>
        </w:rPr>
      </w:pPr>
      <w:del w:id="706" w:author="Tran Ngoc Ha (DTL.Ship)" w:date="2019-12-20T14:20:00Z">
        <w:r w:rsidDel="00A16CD3">
          <w:rPr>
            <w:lang w:val="en-US"/>
          </w:rPr>
          <w:delText xml:space="preserve">The </w:delText>
        </w:r>
        <w:r w:rsidRPr="002115F5" w:rsidDel="00A16CD3">
          <w:rPr>
            <w:b/>
            <w:lang w:val="en-US"/>
          </w:rPr>
          <w:delText>noun</w:delText>
        </w:r>
        <w:r w:rsidDel="00A16CD3">
          <w:rPr>
            <w:lang w:val="en-US"/>
          </w:rPr>
          <w:delText xml:space="preserve"> is always plural</w:delText>
        </w:r>
        <w:r w:rsidDel="00A16CD3">
          <w:rPr>
            <w:lang w:val="en-US"/>
          </w:rPr>
          <w:fldChar w:fldCharType="begin"/>
        </w:r>
        <w:r w:rsidRPr="002115F5" w:rsidDel="00A16CD3">
          <w:rPr>
            <w:lang w:val="en-US"/>
          </w:rPr>
          <w:delInstrText xml:space="preserve"> TA \l "</w:delInstrText>
        </w:r>
        <w:r w:rsidRPr="00CD1976" w:rsidDel="00A16CD3">
          <w:rPr>
            <w:lang w:val="en-US"/>
          </w:rPr>
          <w:delInstrText>The noun is always plural</w:delInstrText>
        </w:r>
        <w:r w:rsidRPr="002115F5" w:rsidDel="00A16CD3">
          <w:rPr>
            <w:lang w:val="en-US"/>
          </w:rPr>
          <w:delInstrText xml:space="preserve">" \s "The noun is always plural" \c 4 </w:delInstrText>
        </w:r>
        <w:r w:rsidDel="00A16CD3">
          <w:rPr>
            <w:lang w:val="en-US"/>
          </w:rPr>
          <w:fldChar w:fldCharType="end"/>
        </w:r>
        <w:r w:rsidDel="00A16CD3">
          <w:rPr>
            <w:lang w:val="en-US"/>
          </w:rPr>
          <w:delText>.</w:delText>
        </w:r>
      </w:del>
    </w:p>
    <w:p w:rsidR="00176179" w:rsidDel="00A16CD3" w:rsidRDefault="00176179" w:rsidP="002115F5">
      <w:pPr>
        <w:rPr>
          <w:del w:id="707" w:author="Tran Ngoc Ha (DTL.Ship)" w:date="2019-12-20T14:20:00Z"/>
          <w:lang w:val="en-US"/>
        </w:rPr>
      </w:pPr>
      <w:del w:id="708" w:author="Tran Ngoc Ha (DTL.Ship)" w:date="2019-12-20T14:20:00Z">
        <w:r w:rsidRPr="00176179" w:rsidDel="00A16CD3">
          <w:rPr>
            <w:b/>
            <w:lang w:val="en-US"/>
          </w:rPr>
          <w:delText>CamelCase</w:delText>
        </w:r>
        <w:r w:rsidDel="00A16CD3">
          <w:rPr>
            <w:lang w:val="en-US"/>
          </w:rPr>
          <w:delText xml:space="preserve"> naming convention should be used.</w:delText>
        </w:r>
      </w:del>
    </w:p>
    <w:p w:rsidR="002115F5" w:rsidDel="00A16CD3" w:rsidRDefault="002115F5" w:rsidP="002115F5">
      <w:pPr>
        <w:rPr>
          <w:del w:id="709" w:author="Tran Ngoc Ha (DTL.Ship)" w:date="2019-12-20T14:20:00Z"/>
          <w:lang w:val="en-US"/>
        </w:rPr>
      </w:pPr>
    </w:p>
    <w:p w:rsidR="002115F5" w:rsidDel="00A16CD3" w:rsidRDefault="002115F5" w:rsidP="002115F5">
      <w:pPr>
        <w:pStyle w:val="Heading3"/>
        <w:rPr>
          <w:del w:id="710" w:author="Tran Ngoc Ha (DTL.Ship)" w:date="2019-12-20T14:20:00Z"/>
          <w:lang w:val="en-US"/>
        </w:rPr>
      </w:pPr>
      <w:del w:id="711" w:author="Tran Ngoc Ha (DTL.Ship)" w:date="2019-12-20T14:20:00Z">
        <w:r w:rsidDel="00A16CD3">
          <w:rPr>
            <w:lang w:val="en-US"/>
          </w:rPr>
          <w:delText>REST Implementation</w:delText>
        </w:r>
      </w:del>
    </w:p>
    <w:p w:rsidR="002115F5" w:rsidDel="00A16CD3" w:rsidRDefault="002115F5" w:rsidP="002115F5">
      <w:pPr>
        <w:rPr>
          <w:del w:id="712" w:author="Tran Ngoc Ha (DTL.Ship)" w:date="2019-12-20T14:20:00Z"/>
          <w:lang w:val="en-US"/>
        </w:rPr>
      </w:pPr>
    </w:p>
    <w:p w:rsidR="00A0024C" w:rsidRPr="00A0024C" w:rsidDel="00A16CD3" w:rsidRDefault="00A0024C" w:rsidP="002115F5">
      <w:pPr>
        <w:rPr>
          <w:del w:id="713" w:author="Tran Ngoc Ha (DTL.Ship)" w:date="2019-12-20T14:20:00Z"/>
          <w:lang w:val="en-US"/>
        </w:rPr>
      </w:pPr>
      <w:del w:id="714" w:author="Tran Ngoc Ha (DTL.Ship)" w:date="2019-12-20T14:20:00Z">
        <w:r w:rsidDel="00A16CD3">
          <w:rPr>
            <w:lang w:val="en-US"/>
          </w:rPr>
          <w:delText xml:space="preserve">Keep </w:delText>
        </w:r>
        <w:r w:rsidRPr="00A0024C" w:rsidDel="00A16CD3">
          <w:rPr>
            <w:lang w:val="en-US"/>
          </w:rPr>
          <w:delText xml:space="preserve">HTTP GET </w:delText>
        </w:r>
        <w:r w:rsidRPr="00A0024C" w:rsidDel="00A16CD3">
          <w:rPr>
            <w:b/>
            <w:lang w:val="en-US"/>
          </w:rPr>
          <w:delText xml:space="preserve">idempotent </w:delText>
        </w:r>
        <w:r w:rsidRPr="00A0024C" w:rsidDel="00A16CD3">
          <w:rPr>
            <w:lang w:val="en-US"/>
          </w:rPr>
          <w:delText xml:space="preserve">and </w:delText>
        </w:r>
        <w:r w:rsidRPr="00A0024C" w:rsidDel="00A16CD3">
          <w:rPr>
            <w:b/>
            <w:lang w:val="en-US"/>
          </w:rPr>
          <w:delText>safe</w:delText>
        </w:r>
        <w:r w:rsidRPr="00A0024C" w:rsidDel="00A16CD3">
          <w:rPr>
            <w:lang w:val="en-US"/>
          </w:rPr>
          <w:delText>, meaning that no matter how many times you call GET on the same resource, the response should always be the same and no change in application state should occur.</w:delText>
        </w:r>
      </w:del>
    </w:p>
    <w:p w:rsidR="00A0024C" w:rsidDel="00A16CD3" w:rsidRDefault="00A0024C" w:rsidP="002115F5">
      <w:pPr>
        <w:rPr>
          <w:del w:id="715" w:author="Tran Ngoc Ha (DTL.Ship)" w:date="2019-12-20T14:20:00Z"/>
          <w:lang w:val="en-US"/>
        </w:rPr>
      </w:pPr>
    </w:p>
    <w:p w:rsidR="002115F5" w:rsidDel="00A16CD3" w:rsidRDefault="002115F5" w:rsidP="002115F5">
      <w:pPr>
        <w:rPr>
          <w:del w:id="716" w:author="Tran Ngoc Ha (DTL.Ship)" w:date="2019-12-20T14:20:00Z"/>
          <w:lang w:val="en-US"/>
        </w:rPr>
      </w:pPr>
      <w:del w:id="717" w:author="Tran Ngoc Ha (DTL.Ship)" w:date="2019-12-20T14:20:00Z">
        <w:r w:rsidRPr="005B664E" w:rsidDel="00A16CD3">
          <w:rPr>
            <w:b/>
            <w:lang w:val="en-US"/>
          </w:rPr>
          <w:delText>Updates &amp; creation services should return a resource representation</w:delText>
        </w:r>
        <w:r w:rsidDel="00A16CD3">
          <w:rPr>
            <w:lang w:val="en-US"/>
          </w:rPr>
          <w:delText>.</w:delText>
        </w:r>
      </w:del>
    </w:p>
    <w:p w:rsidR="0052480D" w:rsidDel="00A16CD3" w:rsidRDefault="0052480D" w:rsidP="002115F5">
      <w:pPr>
        <w:rPr>
          <w:del w:id="718" w:author="Tran Ngoc Ha (DTL.Ship)" w:date="2019-12-20T14:20:00Z"/>
          <w:lang w:val="en-US"/>
        </w:rPr>
      </w:pPr>
      <w:del w:id="719" w:author="Tran Ngoc Ha (DTL.Ship)" w:date="2019-12-20T14:20:00Z">
        <w:r w:rsidRPr="00CA466D" w:rsidDel="00A16CD3">
          <w:rPr>
            <w:lang w:val="en-US"/>
          </w:rPr>
          <w:delText>In case of a POST that resulted in a creation, use a HTTP 201 status code and include a Location header that points to the URL of the new resource.</w:delText>
        </w:r>
      </w:del>
    </w:p>
    <w:p w:rsidR="0052480D" w:rsidDel="00A16CD3" w:rsidRDefault="0052480D" w:rsidP="002115F5">
      <w:pPr>
        <w:rPr>
          <w:del w:id="720" w:author="Tran Ngoc Ha (DTL.Ship)" w:date="2019-12-20T14:20:00Z"/>
          <w:lang w:val="en-US"/>
        </w:rPr>
      </w:pPr>
    </w:p>
    <w:p w:rsidR="0052480D" w:rsidDel="00A16CD3" w:rsidRDefault="0052480D" w:rsidP="0052480D">
      <w:pPr>
        <w:rPr>
          <w:del w:id="721" w:author="Tran Ngoc Ha (DTL.Ship)" w:date="2019-12-20T14:20:00Z"/>
          <w:lang w:val="en-US"/>
        </w:rPr>
      </w:pPr>
      <w:del w:id="722" w:author="Tran Ngoc Ha (DTL.Ship)" w:date="2019-12-20T14:20:00Z">
        <w:r w:rsidRPr="005B664E" w:rsidDel="00A16CD3">
          <w:rPr>
            <w:b/>
            <w:lang w:val="en-US"/>
          </w:rPr>
          <w:delText xml:space="preserve">Limiting which fields are returned by the API </w:delText>
        </w:r>
        <w:r w:rsidDel="00A16CD3">
          <w:rPr>
            <w:lang w:val="en-US"/>
          </w:rPr>
          <w:delText>(</w:delText>
        </w:r>
        <w:r w:rsidRPr="00072E48" w:rsidDel="00A16CD3">
          <w:rPr>
            <w:lang w:val="en-US"/>
          </w:rPr>
          <w:delText>Use a fields query parameter that takes a comma separated list of fields to include</w:delText>
        </w:r>
        <w:r w:rsidDel="00A16CD3">
          <w:rPr>
            <w:lang w:val="en-US"/>
          </w:rPr>
          <w:delText xml:space="preserve">). Ex : </w:delText>
        </w:r>
        <w:r w:rsidRPr="00072E48" w:rsidDel="00A16CD3">
          <w:rPr>
            <w:lang w:val="en-US"/>
          </w:rPr>
          <w:delText>GET /tickets?fields=id,subject,customer_name,updated_at&amp;state=open&amp;sort=-updated_at</w:delText>
        </w:r>
      </w:del>
    </w:p>
    <w:p w:rsidR="0052480D" w:rsidDel="00A16CD3" w:rsidRDefault="0052480D" w:rsidP="002115F5">
      <w:pPr>
        <w:rPr>
          <w:del w:id="723" w:author="Tran Ngoc Ha (DTL.Ship)" w:date="2019-12-20T14:20:00Z"/>
          <w:lang w:val="en-US"/>
        </w:rPr>
      </w:pPr>
    </w:p>
    <w:p w:rsidR="0052480D" w:rsidDel="00A16CD3" w:rsidRDefault="0052480D" w:rsidP="002115F5">
      <w:pPr>
        <w:rPr>
          <w:del w:id="724" w:author="Tran Ngoc Ha (DTL.Ship)" w:date="2019-12-20T14:20:00Z"/>
          <w:lang w:val="en-US"/>
        </w:rPr>
      </w:pPr>
      <w:del w:id="725" w:author="Tran Ngoc Ha (DTL.Ship)" w:date="2019-12-20T14:20:00Z">
        <w:r w:rsidRPr="005B664E" w:rsidDel="00A16CD3">
          <w:rPr>
            <w:b/>
            <w:lang w:val="en-US"/>
          </w:rPr>
          <w:delText>Pretty print by default &amp; ensure gzip is supported</w:delText>
        </w:r>
        <w:r w:rsidDel="00A16CD3">
          <w:rPr>
            <w:lang w:val="en-US"/>
          </w:rPr>
          <w:delText>.</w:delText>
        </w:r>
      </w:del>
    </w:p>
    <w:p w:rsidR="0052480D" w:rsidDel="00A16CD3" w:rsidRDefault="0052480D" w:rsidP="0052480D">
      <w:pPr>
        <w:rPr>
          <w:del w:id="726" w:author="Tran Ngoc Ha (DTL.Ship)" w:date="2019-12-20T14:20:00Z"/>
          <w:lang w:val="en-US"/>
        </w:rPr>
      </w:pPr>
      <w:del w:id="727" w:author="Tran Ngoc Ha (DTL.Ship)" w:date="2019-12-20T14:20:00Z">
        <w:r w:rsidRPr="00072E48" w:rsidDel="00A16CD3">
          <w:rPr>
            <w:lang w:val="en-US"/>
          </w:rPr>
          <w:delText>An API that provides white-space compressed output isn't very fun to look at from a browser. Although some sort of query parameter (like ?pretty=true) could be provided to enable pretty printing, an API that pretty prints by default is much more approachable. The cost of the extra data transfer is negligible, especially when you compare to the cost of not implementing gzip.</w:delText>
        </w:r>
      </w:del>
    </w:p>
    <w:p w:rsidR="0052480D" w:rsidDel="00A16CD3" w:rsidRDefault="0052480D" w:rsidP="0052480D">
      <w:pPr>
        <w:rPr>
          <w:del w:id="728" w:author="Tran Ngoc Ha (DTL.Ship)" w:date="2019-12-20T14:20:00Z"/>
          <w:lang w:val="en-US"/>
        </w:rPr>
      </w:pPr>
    </w:p>
    <w:p w:rsidR="0052480D" w:rsidDel="00A16CD3" w:rsidRDefault="0052480D" w:rsidP="0052480D">
      <w:pPr>
        <w:rPr>
          <w:del w:id="729" w:author="Tran Ngoc Ha (DTL.Ship)" w:date="2019-12-20T14:20:00Z"/>
          <w:lang w:val="en-US"/>
        </w:rPr>
      </w:pPr>
      <w:del w:id="730" w:author="Tran Ngoc Ha (DTL.Ship)" w:date="2019-12-20T14:20:00Z">
        <w:r w:rsidRPr="005B664E" w:rsidDel="00A16CD3">
          <w:rPr>
            <w:b/>
            <w:lang w:val="en-US"/>
          </w:rPr>
          <w:delText>Always return HTTP code</w:delText>
        </w:r>
        <w:r w:rsidDel="00A16CD3">
          <w:rPr>
            <w:lang w:val="en-US"/>
          </w:rPr>
          <w:delText>:</w:delText>
        </w:r>
      </w:del>
    </w:p>
    <w:p w:rsidR="0052480D" w:rsidDel="00A16CD3" w:rsidRDefault="0052480D" w:rsidP="0052480D">
      <w:pPr>
        <w:rPr>
          <w:del w:id="731" w:author="Tran Ngoc Ha (DTL.Ship)" w:date="2019-12-20T14:20:00Z"/>
          <w:lang w:val="en-US"/>
        </w:rPr>
      </w:pPr>
    </w:p>
    <w:p w:rsidR="0052480D" w:rsidDel="00A16CD3" w:rsidRDefault="0052480D" w:rsidP="0052480D">
      <w:pPr>
        <w:ind w:firstLine="708"/>
        <w:rPr>
          <w:del w:id="732" w:author="Tran Ngoc Ha (DTL.Ship)" w:date="2019-12-20T14:20:00Z"/>
          <w:lang w:val="en-US"/>
        </w:rPr>
      </w:pPr>
      <w:del w:id="733" w:author="Tran Ngoc Ha (DTL.Ship)" w:date="2019-12-20T14:20:00Z">
        <w:r w:rsidRPr="0052480D" w:rsidDel="00A16CD3">
          <w:rPr>
            <w:lang w:val="en-US"/>
          </w:rPr>
          <w:delText>200 OK - Response to a successful GET, PUT, PATCH or DELETE. Can also be used for a POST that doesn't result in a creation.</w:delText>
        </w:r>
      </w:del>
    </w:p>
    <w:p w:rsidR="0052480D" w:rsidDel="00A16CD3" w:rsidRDefault="0052480D" w:rsidP="0052480D">
      <w:pPr>
        <w:ind w:firstLine="708"/>
        <w:rPr>
          <w:del w:id="734" w:author="Tran Ngoc Ha (DTL.Ship)" w:date="2019-12-20T14:20:00Z"/>
          <w:lang w:val="en-US"/>
        </w:rPr>
      </w:pPr>
      <w:del w:id="735" w:author="Tran Ngoc Ha (DTL.Ship)" w:date="2019-12-20T14:20:00Z">
        <w:r w:rsidRPr="0052480D" w:rsidDel="00A16CD3">
          <w:rPr>
            <w:lang w:val="en-US"/>
          </w:rPr>
          <w:delText>201 Created - Response to a POST that results in a creation. Should be combined with a Location header pointing to the location of the new resource</w:delText>
        </w:r>
      </w:del>
    </w:p>
    <w:p w:rsidR="00A1045E" w:rsidRPr="00A1045E" w:rsidDel="00A16CD3" w:rsidRDefault="00A1045E" w:rsidP="0052480D">
      <w:pPr>
        <w:ind w:firstLine="708"/>
        <w:rPr>
          <w:del w:id="736" w:author="Tran Ngoc Ha (DTL.Ship)" w:date="2019-12-20T14:20:00Z"/>
          <w:lang w:val="en-US"/>
        </w:rPr>
      </w:pPr>
      <w:del w:id="737" w:author="Tran Ngoc Ha (DTL.Ship)" w:date="2019-12-20T14:20:00Z">
        <w:r w:rsidRPr="00A1045E" w:rsidDel="00A16CD3">
          <w:rPr>
            <w:lang w:val="en-US"/>
          </w:rPr>
          <w:delText>202 Accepted should be used when a request is queued for back</w:delText>
        </w:r>
        <w:r w:rsidDel="00A16CD3">
          <w:rPr>
            <w:lang w:val="en-US"/>
          </w:rPr>
          <w:delText>ground processing (async tasks)</w:delText>
        </w:r>
      </w:del>
    </w:p>
    <w:p w:rsidR="0052480D" w:rsidDel="00A16CD3" w:rsidRDefault="0052480D" w:rsidP="0052480D">
      <w:pPr>
        <w:ind w:firstLine="708"/>
        <w:rPr>
          <w:del w:id="738" w:author="Tran Ngoc Ha (DTL.Ship)" w:date="2019-12-20T14:20:00Z"/>
          <w:lang w:val="en-US"/>
        </w:rPr>
      </w:pPr>
      <w:del w:id="739" w:author="Tran Ngoc Ha (DTL.Ship)" w:date="2019-12-20T14:20:00Z">
        <w:r w:rsidRPr="0052480D" w:rsidDel="00A16CD3">
          <w:rPr>
            <w:lang w:val="en-US"/>
          </w:rPr>
          <w:delText>204 No Content - Response to a successful request that won't be returning a body (like a DELETE request)</w:delText>
        </w:r>
      </w:del>
    </w:p>
    <w:p w:rsidR="0052480D" w:rsidDel="00A16CD3" w:rsidRDefault="0052480D" w:rsidP="0052480D">
      <w:pPr>
        <w:ind w:firstLine="708"/>
        <w:rPr>
          <w:del w:id="740" w:author="Tran Ngoc Ha (DTL.Ship)" w:date="2019-12-20T14:20:00Z"/>
          <w:lang w:val="en-US"/>
        </w:rPr>
      </w:pPr>
      <w:del w:id="741" w:author="Tran Ngoc Ha (DTL.Ship)" w:date="2019-12-20T14:20:00Z">
        <w:r w:rsidRPr="0052480D" w:rsidDel="00A16CD3">
          <w:rPr>
            <w:lang w:val="en-US"/>
          </w:rPr>
          <w:delText>304 Not Modified - Used when HTTP caching headers are in play</w:delText>
        </w:r>
      </w:del>
    </w:p>
    <w:p w:rsidR="0052480D" w:rsidDel="00A16CD3" w:rsidRDefault="0052480D" w:rsidP="0052480D">
      <w:pPr>
        <w:ind w:firstLine="708"/>
        <w:rPr>
          <w:del w:id="742" w:author="Tran Ngoc Ha (DTL.Ship)" w:date="2019-12-20T14:20:00Z"/>
          <w:lang w:val="en-US"/>
        </w:rPr>
      </w:pPr>
      <w:del w:id="743" w:author="Tran Ngoc Ha (DTL.Ship)" w:date="2019-12-20T14:20:00Z">
        <w:r w:rsidRPr="0052480D" w:rsidDel="00A16CD3">
          <w:rPr>
            <w:lang w:val="en-US"/>
          </w:rPr>
          <w:delText>400 Bad Request - The request is malformed, such as if the body does not parse</w:delText>
        </w:r>
      </w:del>
    </w:p>
    <w:p w:rsidR="0052480D" w:rsidDel="00A16CD3" w:rsidRDefault="0052480D" w:rsidP="0052480D">
      <w:pPr>
        <w:ind w:firstLine="708"/>
        <w:rPr>
          <w:del w:id="744" w:author="Tran Ngoc Ha (DTL.Ship)" w:date="2019-12-20T14:20:00Z"/>
          <w:lang w:val="en-US"/>
        </w:rPr>
      </w:pPr>
      <w:del w:id="745" w:author="Tran Ngoc Ha (DTL.Ship)" w:date="2019-12-20T14:20:00Z">
        <w:r w:rsidRPr="0052480D" w:rsidDel="00A16CD3">
          <w:rPr>
            <w:lang w:val="en-US"/>
          </w:rPr>
          <w:delText>401 Unauthorized - When no or invalid authentication details are provided. Also useful to trigger an auth popup if the API is used from a browser</w:delText>
        </w:r>
      </w:del>
    </w:p>
    <w:p w:rsidR="0052480D" w:rsidDel="00A16CD3" w:rsidRDefault="0052480D" w:rsidP="0052480D">
      <w:pPr>
        <w:ind w:firstLine="708"/>
        <w:rPr>
          <w:del w:id="746" w:author="Tran Ngoc Ha (DTL.Ship)" w:date="2019-12-20T14:20:00Z"/>
          <w:lang w:val="en-US"/>
        </w:rPr>
      </w:pPr>
      <w:del w:id="747" w:author="Tran Ngoc Ha (DTL.Ship)" w:date="2019-12-20T14:20:00Z">
        <w:r w:rsidRPr="0052480D" w:rsidDel="00A16CD3">
          <w:rPr>
            <w:lang w:val="en-US"/>
          </w:rPr>
          <w:delText>403 Forbidden - When authentication succeeded but authenticated user doesn't have access to the resource</w:delText>
        </w:r>
      </w:del>
    </w:p>
    <w:p w:rsidR="0052480D" w:rsidDel="00A16CD3" w:rsidRDefault="0052480D" w:rsidP="0052480D">
      <w:pPr>
        <w:ind w:firstLine="708"/>
        <w:rPr>
          <w:del w:id="748" w:author="Tran Ngoc Ha (DTL.Ship)" w:date="2019-12-20T14:20:00Z"/>
          <w:lang w:val="en-US"/>
        </w:rPr>
      </w:pPr>
      <w:del w:id="749" w:author="Tran Ngoc Ha (DTL.Ship)" w:date="2019-12-20T14:20:00Z">
        <w:r w:rsidRPr="0052480D" w:rsidDel="00A16CD3">
          <w:rPr>
            <w:lang w:val="en-US"/>
          </w:rPr>
          <w:delText>404 Not Found - When a non-existent resource is requested</w:delText>
        </w:r>
      </w:del>
    </w:p>
    <w:p w:rsidR="0052480D" w:rsidDel="00A16CD3" w:rsidRDefault="0052480D" w:rsidP="0052480D">
      <w:pPr>
        <w:ind w:firstLine="708"/>
        <w:rPr>
          <w:del w:id="750" w:author="Tran Ngoc Ha (DTL.Ship)" w:date="2019-12-20T14:20:00Z"/>
          <w:lang w:val="en-US"/>
        </w:rPr>
      </w:pPr>
      <w:del w:id="751" w:author="Tran Ngoc Ha (DTL.Ship)" w:date="2019-12-20T14:20:00Z">
        <w:r w:rsidRPr="0052480D" w:rsidDel="00A16CD3">
          <w:rPr>
            <w:lang w:val="en-US"/>
          </w:rPr>
          <w:delText>405 Method Not Allowed - When an HTTP method is being requested that isn't allowed for the authenticated user</w:delText>
        </w:r>
      </w:del>
    </w:p>
    <w:p w:rsidR="00A1045E" w:rsidRPr="00A1045E" w:rsidDel="00A16CD3" w:rsidRDefault="00A1045E" w:rsidP="0052480D">
      <w:pPr>
        <w:ind w:firstLine="708"/>
        <w:rPr>
          <w:del w:id="752" w:author="Tran Ngoc Ha (DTL.Ship)" w:date="2019-12-20T14:20:00Z"/>
          <w:lang w:val="en-US"/>
        </w:rPr>
      </w:pPr>
      <w:del w:id="753" w:author="Tran Ngoc Ha (DTL.Ship)" w:date="2019-12-20T14:20:00Z">
        <w:r w:rsidRPr="00A1045E" w:rsidDel="00A16CD3">
          <w:rPr>
            <w:lang w:val="en-US"/>
          </w:rPr>
          <w:delText>406 Not Acceptable should be used when the requested format is not available (for instance, when requesting an XML resource from a JSON only server).</w:delText>
        </w:r>
      </w:del>
    </w:p>
    <w:p w:rsidR="0052480D" w:rsidDel="00A16CD3" w:rsidRDefault="0052480D" w:rsidP="0052480D">
      <w:pPr>
        <w:ind w:firstLine="708"/>
        <w:rPr>
          <w:del w:id="754" w:author="Tran Ngoc Ha (DTL.Ship)" w:date="2019-12-20T14:20:00Z"/>
          <w:lang w:val="en-US"/>
        </w:rPr>
      </w:pPr>
      <w:del w:id="755" w:author="Tran Ngoc Ha (DTL.Ship)" w:date="2019-12-20T14:20:00Z">
        <w:r w:rsidRPr="0052480D" w:rsidDel="00A16CD3">
          <w:rPr>
            <w:lang w:val="en-US"/>
          </w:rPr>
          <w:delText>410 Gone - Indicates that the resource at this end point is no longer available. Useful as a blanket response for old API versions</w:delText>
        </w:r>
      </w:del>
    </w:p>
    <w:p w:rsidR="0052480D" w:rsidDel="00A16CD3" w:rsidRDefault="0052480D" w:rsidP="0052480D">
      <w:pPr>
        <w:ind w:firstLine="708"/>
        <w:rPr>
          <w:del w:id="756" w:author="Tran Ngoc Ha (DTL.Ship)" w:date="2019-12-20T14:20:00Z"/>
          <w:lang w:val="en-US"/>
        </w:rPr>
      </w:pPr>
      <w:del w:id="757" w:author="Tran Ngoc Ha (DTL.Ship)" w:date="2019-12-20T14:20:00Z">
        <w:r w:rsidRPr="0052480D" w:rsidDel="00A16CD3">
          <w:rPr>
            <w:lang w:val="en-US"/>
          </w:rPr>
          <w:delText>415 Unsupported Media Type - If incorrect content type was provided as part of the request</w:delText>
        </w:r>
      </w:del>
    </w:p>
    <w:p w:rsidR="0052480D" w:rsidDel="00A16CD3" w:rsidRDefault="0052480D" w:rsidP="0052480D">
      <w:pPr>
        <w:ind w:firstLine="708"/>
        <w:rPr>
          <w:del w:id="758" w:author="Tran Ngoc Ha (DTL.Ship)" w:date="2019-12-20T14:20:00Z"/>
          <w:lang w:val="en-US"/>
        </w:rPr>
      </w:pPr>
      <w:del w:id="759" w:author="Tran Ngoc Ha (DTL.Ship)" w:date="2019-12-20T14:20:00Z">
        <w:r w:rsidRPr="0052480D" w:rsidDel="00A16CD3">
          <w:rPr>
            <w:lang w:val="en-US"/>
          </w:rPr>
          <w:delText>422 Unprocessable Entity - Used for validation errors</w:delText>
        </w:r>
      </w:del>
    </w:p>
    <w:p w:rsidR="0052480D" w:rsidDel="00A16CD3" w:rsidRDefault="0052480D" w:rsidP="0052480D">
      <w:pPr>
        <w:ind w:firstLine="708"/>
        <w:rPr>
          <w:del w:id="760" w:author="Tran Ngoc Ha (DTL.Ship)" w:date="2019-12-20T14:20:00Z"/>
          <w:lang w:val="en-US"/>
        </w:rPr>
      </w:pPr>
      <w:del w:id="761" w:author="Tran Ngoc Ha (DTL.Ship)" w:date="2019-12-20T14:20:00Z">
        <w:r w:rsidRPr="0052480D" w:rsidDel="00A16CD3">
          <w:rPr>
            <w:lang w:val="en-US"/>
          </w:rPr>
          <w:delText>429 Too Many Requests - When a request is rejected due to rate limiting</w:delText>
        </w:r>
      </w:del>
    </w:p>
    <w:p w:rsidR="0052480D" w:rsidDel="00A16CD3" w:rsidRDefault="0052480D" w:rsidP="0052480D">
      <w:pPr>
        <w:rPr>
          <w:del w:id="762" w:author="Tran Ngoc Ha (DTL.Ship)" w:date="2019-12-20T14:20:00Z"/>
          <w:lang w:val="en-US"/>
        </w:rPr>
      </w:pPr>
      <w:del w:id="763" w:author="Tran Ngoc Ha (DTL.Ship)" w:date="2019-12-20T14:20:00Z">
        <w:r w:rsidDel="00A16CD3">
          <w:rPr>
            <w:lang w:val="en-US"/>
          </w:rPr>
          <w:delText xml:space="preserve"> </w:delText>
        </w:r>
      </w:del>
    </w:p>
    <w:p w:rsidR="0052480D" w:rsidDel="00A16CD3" w:rsidRDefault="0052480D" w:rsidP="002115F5">
      <w:pPr>
        <w:rPr>
          <w:del w:id="764" w:author="Tran Ngoc Ha (DTL.Ship)" w:date="2019-12-20T14:20:00Z"/>
          <w:lang w:val="en-US"/>
        </w:rPr>
      </w:pPr>
    </w:p>
    <w:p w:rsidR="002115F5" w:rsidDel="00A16CD3" w:rsidRDefault="0052480D" w:rsidP="0052480D">
      <w:pPr>
        <w:pStyle w:val="Heading3"/>
        <w:rPr>
          <w:del w:id="765" w:author="Tran Ngoc Ha (DTL.Ship)" w:date="2019-12-20T14:20:00Z"/>
          <w:lang w:val="en-US"/>
        </w:rPr>
      </w:pPr>
      <w:del w:id="766" w:author="Tran Ngoc Ha (DTL.Ship)" w:date="2019-12-20T14:20:00Z">
        <w:r w:rsidDel="00A16CD3">
          <w:rPr>
            <w:lang w:val="en-US"/>
          </w:rPr>
          <w:delText>Escalus namespace convention</w:delText>
        </w:r>
      </w:del>
    </w:p>
    <w:p w:rsidR="0052480D" w:rsidDel="00A16CD3" w:rsidRDefault="0052480D" w:rsidP="0052480D">
      <w:pPr>
        <w:rPr>
          <w:del w:id="767" w:author="Tran Ngoc Ha (DTL.Ship)" w:date="2019-12-20T14:20:00Z"/>
          <w:lang w:val="en-US"/>
        </w:rPr>
      </w:pPr>
    </w:p>
    <w:p w:rsidR="0052480D" w:rsidDel="00A16CD3" w:rsidRDefault="0052480D" w:rsidP="0052480D">
      <w:pPr>
        <w:rPr>
          <w:del w:id="768" w:author="Tran Ngoc Ha (DTL.Ship)" w:date="2019-12-20T14:20:00Z"/>
          <w:lang w:val="en-US"/>
        </w:rPr>
      </w:pPr>
      <w:del w:id="769" w:author="Tran Ngoc Ha (DTL.Ship)" w:date="2019-12-20T14:20:00Z">
        <w:r w:rsidDel="00A16CD3">
          <w:rPr>
            <w:lang w:val="en-US"/>
          </w:rPr>
          <w:delText>All services exposed wil</w:delText>
        </w:r>
        <w:r w:rsidR="00223CBC" w:rsidDel="00A16CD3">
          <w:rPr>
            <w:lang w:val="en-US"/>
          </w:rPr>
          <w:delText>l follow the following template</w:delText>
        </w:r>
        <w:r w:rsidDel="00A16CD3">
          <w:rPr>
            <w:lang w:val="en-US"/>
          </w:rPr>
          <w:delText>:</w:delText>
        </w:r>
      </w:del>
    </w:p>
    <w:p w:rsidR="0052480D" w:rsidRPr="00D56B86" w:rsidDel="00A16CD3" w:rsidRDefault="00223CBC" w:rsidP="0052480D">
      <w:pPr>
        <w:rPr>
          <w:del w:id="770" w:author="Tran Ngoc Ha (DTL.Ship)" w:date="2019-12-20T14:20:00Z"/>
          <w:b/>
          <w:lang w:val="en-US"/>
        </w:rPr>
      </w:pPr>
      <w:del w:id="771" w:author="Tran Ngoc Ha (DTL.Ship)" w:date="2019-12-20T14:20:00Z">
        <w:r w:rsidRPr="00D56B86" w:rsidDel="00A16CD3">
          <w:rPr>
            <w:b/>
            <w:lang w:val="en-US"/>
          </w:rPr>
          <w:delText>API/{version}/</w:delText>
        </w:r>
        <w:r w:rsidR="0056242A" w:rsidRPr="00D56B86" w:rsidDel="00A16CD3">
          <w:rPr>
            <w:b/>
            <w:lang w:val="en-US"/>
          </w:rPr>
          <w:delText>{LogicalLayer}</w:delText>
        </w:r>
        <w:r w:rsidRPr="00D56B86" w:rsidDel="00A16CD3">
          <w:rPr>
            <w:b/>
            <w:lang w:val="en-US"/>
          </w:rPr>
          <w:delText>/</w:delText>
        </w:r>
        <w:r w:rsidR="0056242A" w:rsidRPr="00D56B86" w:rsidDel="00A16CD3">
          <w:rPr>
            <w:b/>
            <w:lang w:val="en-US"/>
          </w:rPr>
          <w:delText>{Resources}</w:delText>
        </w:r>
        <w:r w:rsidRPr="00D56B86" w:rsidDel="00A16CD3">
          <w:rPr>
            <w:b/>
            <w:lang w:val="en-US"/>
          </w:rPr>
          <w:delText>/[OPT]{ResourceID}/[OPT]{</w:delText>
        </w:r>
        <w:r w:rsidR="00176179" w:rsidRPr="00D56B86" w:rsidDel="00A16CD3">
          <w:rPr>
            <w:b/>
            <w:lang w:val="en-US"/>
          </w:rPr>
          <w:delText>sub-resource</w:delText>
        </w:r>
        <w:r w:rsidRPr="00D56B86" w:rsidDel="00A16CD3">
          <w:rPr>
            <w:b/>
            <w:lang w:val="en-US"/>
          </w:rPr>
          <w:delText>}[OPT]?{params}</w:delText>
        </w:r>
      </w:del>
    </w:p>
    <w:p w:rsidR="00223CBC" w:rsidRPr="00223CBC" w:rsidDel="00A16CD3" w:rsidRDefault="00223CBC" w:rsidP="0052480D">
      <w:pPr>
        <w:rPr>
          <w:del w:id="772" w:author="Tran Ngoc Ha (DTL.Ship)" w:date="2019-12-20T14:20:00Z"/>
          <w:i/>
          <w:lang w:val="en-US"/>
        </w:rPr>
      </w:pPr>
      <w:del w:id="773" w:author="Tran Ngoc Ha (DTL.Ship)" w:date="2019-12-20T14:20:00Z">
        <w:r w:rsidRPr="00223CBC" w:rsidDel="00A16CD3">
          <w:rPr>
            <w:i/>
            <w:lang w:val="en-US"/>
          </w:rPr>
          <w:delText>[OPT]: optional values</w:delText>
        </w:r>
      </w:del>
    </w:p>
    <w:p w:rsidR="00223CBC" w:rsidDel="00A16CD3" w:rsidRDefault="00223CBC" w:rsidP="0052480D">
      <w:pPr>
        <w:rPr>
          <w:del w:id="774" w:author="Tran Ngoc Ha (DTL.Ship)" w:date="2019-12-20T14:20:00Z"/>
          <w:lang w:val="en-US"/>
        </w:rPr>
      </w:pPr>
    </w:p>
    <w:p w:rsidR="00223CBC" w:rsidDel="00A16CD3" w:rsidRDefault="00223CBC" w:rsidP="0052480D">
      <w:pPr>
        <w:rPr>
          <w:del w:id="775" w:author="Tran Ngoc Ha (DTL.Ship)" w:date="2019-12-20T14:20:00Z"/>
          <w:lang w:val="en-US"/>
        </w:rPr>
      </w:pPr>
      <w:del w:id="776" w:author="Tran Ngoc Ha (DTL.Ship)" w:date="2019-12-20T14:20:00Z">
        <w:r w:rsidRPr="005B664E" w:rsidDel="00A16CD3">
          <w:rPr>
            <w:b/>
            <w:lang w:val="en-US"/>
          </w:rPr>
          <w:delText>Version</w:delText>
        </w:r>
        <w:r w:rsidDel="00A16CD3">
          <w:rPr>
            <w:lang w:val="en-US"/>
          </w:rPr>
          <w:delText>: current major version of the API</w:delText>
        </w:r>
      </w:del>
    </w:p>
    <w:p w:rsidR="00223CBC" w:rsidDel="00A16CD3" w:rsidRDefault="00223CBC" w:rsidP="0052480D">
      <w:pPr>
        <w:rPr>
          <w:del w:id="777" w:author="Tran Ngoc Ha (DTL.Ship)" w:date="2019-12-20T14:20:00Z"/>
          <w:lang w:val="en-US"/>
        </w:rPr>
      </w:pPr>
      <w:del w:id="778" w:author="Tran Ngoc Ha (DTL.Ship)" w:date="2019-12-20T14:20:00Z">
        <w:r w:rsidRPr="005B664E" w:rsidDel="00A16CD3">
          <w:rPr>
            <w:b/>
            <w:lang w:val="en-US"/>
          </w:rPr>
          <w:delText>LogicalLayer</w:delText>
        </w:r>
        <w:r w:rsidDel="00A16CD3">
          <w:rPr>
            <w:lang w:val="en-US"/>
          </w:rPr>
          <w:delText xml:space="preserve">: correspond to the actual layer in the current architecture. Ex : </w:delText>
        </w:r>
        <w:r w:rsidRPr="00984309" w:rsidDel="00A16CD3">
          <w:rPr>
            <w:lang w:val="en-US"/>
          </w:rPr>
          <w:delText>Business</w:delText>
        </w:r>
        <w:r w:rsidDel="00A16CD3">
          <w:rPr>
            <w:lang w:val="en-US"/>
          </w:rPr>
          <w:delText xml:space="preserve">, </w:delText>
        </w:r>
        <w:r w:rsidR="0056242A" w:rsidDel="00A16CD3">
          <w:rPr>
            <w:lang w:val="en-US"/>
          </w:rPr>
          <w:delText>Common</w:delText>
        </w:r>
        <w:r w:rsidDel="00A16CD3">
          <w:rPr>
            <w:lang w:val="en-US"/>
          </w:rPr>
          <w:delText>,  Data</w:delText>
        </w:r>
      </w:del>
    </w:p>
    <w:p w:rsidR="00223CBC" w:rsidDel="00A16CD3" w:rsidRDefault="00223CBC" w:rsidP="0052480D">
      <w:pPr>
        <w:rPr>
          <w:del w:id="779" w:author="Tran Ngoc Ha (DTL.Ship)" w:date="2019-12-20T14:20:00Z"/>
          <w:lang w:val="en-US"/>
        </w:rPr>
      </w:pPr>
      <w:del w:id="780" w:author="Tran Ngoc Ha (DTL.Ship)" w:date="2019-12-20T14:20:00Z">
        <w:r w:rsidRPr="005B664E" w:rsidDel="00A16CD3">
          <w:rPr>
            <w:b/>
            <w:lang w:val="en-US"/>
          </w:rPr>
          <w:delText>Resources</w:delText>
        </w:r>
        <w:r w:rsidDel="00A16CD3">
          <w:rPr>
            <w:lang w:val="en-US"/>
          </w:rPr>
          <w:delText>: name of a resource. Ex : Shipment</w:delText>
        </w:r>
        <w:r w:rsidR="005E4F96" w:rsidDel="00A16CD3">
          <w:rPr>
            <w:lang w:val="en-US"/>
          </w:rPr>
          <w:delText>s</w:delText>
        </w:r>
        <w:r w:rsidR="00176179" w:rsidDel="00A16CD3">
          <w:rPr>
            <w:lang w:val="en-US"/>
          </w:rPr>
          <w:delText xml:space="preserve">, </w:delText>
        </w:r>
        <w:r w:rsidR="00A1045E" w:rsidDel="00A16CD3">
          <w:rPr>
            <w:lang w:val="en-US"/>
          </w:rPr>
          <w:delText>Addresses</w:delText>
        </w:r>
        <w:r w:rsidR="00176179" w:rsidDel="00A16CD3">
          <w:rPr>
            <w:lang w:val="en-US"/>
          </w:rPr>
          <w:delText>,…</w:delText>
        </w:r>
      </w:del>
    </w:p>
    <w:p w:rsidR="00176179" w:rsidDel="00A16CD3" w:rsidRDefault="00176179" w:rsidP="0052480D">
      <w:pPr>
        <w:rPr>
          <w:del w:id="781" w:author="Tran Ngoc Ha (DTL.Ship)" w:date="2019-12-20T14:20:00Z"/>
          <w:lang w:val="en-US"/>
        </w:rPr>
      </w:pPr>
      <w:del w:id="782" w:author="Tran Ngoc Ha (DTL.Ship)" w:date="2019-12-20T14:20:00Z">
        <w:r w:rsidRPr="005B664E" w:rsidDel="00A16CD3">
          <w:rPr>
            <w:b/>
            <w:lang w:val="en-US"/>
          </w:rPr>
          <w:delText>ResourceID</w:delText>
        </w:r>
        <w:r w:rsidDel="00A16CD3">
          <w:rPr>
            <w:lang w:val="en-US"/>
          </w:rPr>
          <w:delText>: id of the resource.</w:delText>
        </w:r>
      </w:del>
    </w:p>
    <w:p w:rsidR="00176179" w:rsidDel="00A16CD3" w:rsidRDefault="00176179" w:rsidP="0052480D">
      <w:pPr>
        <w:rPr>
          <w:del w:id="783" w:author="Tran Ngoc Ha (DTL.Ship)" w:date="2019-12-20T14:20:00Z"/>
          <w:lang w:val="en-US"/>
        </w:rPr>
      </w:pPr>
      <w:del w:id="784" w:author="Tran Ngoc Ha (DTL.Ship)" w:date="2019-12-20T14:20:00Z">
        <w:r w:rsidRPr="005B664E" w:rsidDel="00A16CD3">
          <w:rPr>
            <w:b/>
            <w:lang w:val="en-US"/>
          </w:rPr>
          <w:delText>Sub-resource</w:delText>
        </w:r>
        <w:r w:rsidDel="00A16CD3">
          <w:rPr>
            <w:lang w:val="en-US"/>
          </w:rPr>
          <w:delText xml:space="preserve">: used when actions don’t fit into the world of CRUD operation, ex : </w:delText>
        </w:r>
        <w:r w:rsidR="00116CC7" w:rsidDel="00A16CD3">
          <w:fldChar w:fldCharType="begin"/>
        </w:r>
        <w:r w:rsidR="00116CC7" w:rsidDel="00A16CD3">
          <w:delInstrText xml:space="preserve"> HYPERLINK "https://developer.github.com/v3/gists/" \l "star-a-gist" </w:delInstrText>
        </w:r>
        <w:r w:rsidR="00116CC7" w:rsidDel="00A16CD3">
          <w:fldChar w:fldCharType="separate"/>
        </w:r>
        <w:r w:rsidRPr="000A62DA" w:rsidDel="00A16CD3">
          <w:rPr>
            <w:rStyle w:val="Hyperlink"/>
            <w:lang w:val="en-US"/>
          </w:rPr>
          <w:delText>https://developer.github.com/v3/gists/#star-a-gist</w:delText>
        </w:r>
        <w:r w:rsidR="00116CC7" w:rsidDel="00A16CD3">
          <w:rPr>
            <w:rStyle w:val="Hyperlink"/>
            <w:lang w:val="en-US"/>
          </w:rPr>
          <w:fldChar w:fldCharType="end"/>
        </w:r>
        <w:r w:rsidDel="00A16CD3">
          <w:rPr>
            <w:lang w:val="en-US"/>
          </w:rPr>
          <w:delText xml:space="preserve"> </w:delText>
        </w:r>
      </w:del>
    </w:p>
    <w:p w:rsidR="00176179" w:rsidDel="00A16CD3" w:rsidRDefault="00176179" w:rsidP="0052480D">
      <w:pPr>
        <w:rPr>
          <w:del w:id="785" w:author="Tran Ngoc Ha (DTL.Ship)" w:date="2019-12-20T14:20:00Z"/>
          <w:lang w:val="en-US"/>
        </w:rPr>
      </w:pPr>
      <w:del w:id="786" w:author="Tran Ngoc Ha (DTL.Ship)" w:date="2019-12-20T14:20:00Z">
        <w:r w:rsidRPr="005B664E" w:rsidDel="00A16CD3">
          <w:rPr>
            <w:b/>
            <w:lang w:val="en-US"/>
          </w:rPr>
          <w:delText>Params</w:delText>
        </w:r>
        <w:r w:rsidDel="00A16CD3">
          <w:rPr>
            <w:lang w:val="en-US"/>
          </w:rPr>
          <w:delText>: traditional query parameters. There are mainly used for filtering, sorting &amp; searching.</w:delText>
        </w:r>
      </w:del>
    </w:p>
    <w:p w:rsidR="005269BD" w:rsidDel="00A16CD3" w:rsidRDefault="005269BD" w:rsidP="0052480D">
      <w:pPr>
        <w:rPr>
          <w:del w:id="787" w:author="Tran Ngoc Ha (DTL.Ship)" w:date="2019-12-20T14:20:00Z"/>
          <w:lang w:val="en-US"/>
        </w:rPr>
      </w:pPr>
    </w:p>
    <w:p w:rsidR="005269BD" w:rsidDel="00A16CD3" w:rsidRDefault="005269BD" w:rsidP="005269BD">
      <w:pPr>
        <w:pStyle w:val="Heading3"/>
        <w:rPr>
          <w:del w:id="788" w:author="Tran Ngoc Ha (DTL.Ship)" w:date="2019-12-20T14:20:00Z"/>
          <w:lang w:val="en-US"/>
        </w:rPr>
      </w:pPr>
      <w:del w:id="789" w:author="Tran Ngoc Ha (DTL.Ship)" w:date="2019-12-20T14:20:00Z">
        <w:r w:rsidDel="00A16CD3">
          <w:rPr>
            <w:lang w:val="en-US"/>
          </w:rPr>
          <w:delText>Respect consistency</w:delText>
        </w:r>
      </w:del>
    </w:p>
    <w:p w:rsidR="005269BD" w:rsidDel="00A16CD3" w:rsidRDefault="005269BD" w:rsidP="005269BD">
      <w:pPr>
        <w:rPr>
          <w:del w:id="790" w:author="Tran Ngoc Ha (DTL.Ship)" w:date="2019-12-20T14:20:00Z"/>
          <w:lang w:val="en-US"/>
        </w:rPr>
      </w:pPr>
    </w:p>
    <w:p w:rsidR="005269BD" w:rsidDel="00A16CD3" w:rsidRDefault="005269BD" w:rsidP="005269BD">
      <w:pPr>
        <w:rPr>
          <w:del w:id="791" w:author="Tran Ngoc Ha (DTL.Ship)" w:date="2019-12-20T14:20:00Z"/>
          <w:lang w:val="en-US"/>
        </w:rPr>
      </w:pPr>
      <w:del w:id="792" w:author="Tran Ngoc Ha (DTL.Ship)" w:date="2019-12-20T14:20:00Z">
        <w:r w:rsidRPr="005269BD" w:rsidDel="00A16CD3">
          <w:rPr>
            <w:lang w:val="en-US"/>
          </w:rPr>
          <w:delText xml:space="preserve">Server provides a </w:delText>
        </w:r>
        <w:r w:rsidRPr="005269BD" w:rsidDel="00A16CD3">
          <w:rPr>
            <w:rStyle w:val="Emphasis"/>
            <w:b/>
            <w:lang w:val="en-US"/>
          </w:rPr>
          <w:delText>Last-Modified</w:delText>
        </w:r>
        <w:r w:rsidRPr="005269BD" w:rsidDel="00A16CD3">
          <w:rPr>
            <w:rStyle w:val="Emphasis"/>
            <w:lang w:val="en-US"/>
          </w:rPr>
          <w:delText> </w:delText>
        </w:r>
        <w:r w:rsidRPr="005269BD" w:rsidDel="00A16CD3">
          <w:rPr>
            <w:lang w:val="en-US"/>
          </w:rPr>
          <w:delText xml:space="preserve">header with each </w:delText>
        </w:r>
        <w:r w:rsidRPr="005269BD" w:rsidDel="00A16CD3">
          <w:rPr>
            <w:b/>
            <w:lang w:val="en-US"/>
          </w:rPr>
          <w:delText>GET</w:delText>
        </w:r>
        <w:r w:rsidRPr="005269BD" w:rsidDel="00A16CD3">
          <w:rPr>
            <w:lang w:val="en-US"/>
          </w:rPr>
          <w:delText xml:space="preserve"> call, the date the resource was last modified.</w:delText>
        </w:r>
      </w:del>
    </w:p>
    <w:p w:rsidR="005269BD" w:rsidDel="00A16CD3" w:rsidRDefault="005269BD" w:rsidP="005269BD">
      <w:pPr>
        <w:rPr>
          <w:del w:id="793" w:author="Tran Ngoc Ha (DTL.Ship)" w:date="2019-12-20T14:20:00Z"/>
          <w:lang w:val="en-US"/>
        </w:rPr>
      </w:pPr>
    </w:p>
    <w:p w:rsidR="005269BD" w:rsidDel="00A16CD3" w:rsidRDefault="005269BD" w:rsidP="005269BD">
      <w:pPr>
        <w:rPr>
          <w:del w:id="794" w:author="Tran Ngoc Ha (DTL.Ship)" w:date="2019-12-20T14:20:00Z"/>
          <w:lang w:val="en-US"/>
        </w:rPr>
      </w:pPr>
      <w:del w:id="795" w:author="Tran Ngoc Ha (DTL.Ship)" w:date="2019-12-20T14:20:00Z">
        <w:r w:rsidRPr="005269BD" w:rsidDel="00A16CD3">
          <w:rPr>
            <w:lang w:val="en-US"/>
          </w:rPr>
          <w:delText xml:space="preserve">Clients can </w:delText>
        </w:r>
        <w:r w:rsidRPr="005269BD" w:rsidDel="00A16CD3">
          <w:rPr>
            <w:b/>
            <w:lang w:val="en-US"/>
          </w:rPr>
          <w:delText>GET</w:delText>
        </w:r>
        <w:r w:rsidRPr="005269BD" w:rsidDel="00A16CD3">
          <w:rPr>
            <w:lang w:val="en-US"/>
          </w:rPr>
          <w:delText xml:space="preserve"> with the header </w:delText>
        </w:r>
        <w:r w:rsidRPr="005269BD" w:rsidDel="00A16CD3">
          <w:rPr>
            <w:rStyle w:val="Emphasis"/>
            <w:b/>
            <w:lang w:val="en-US"/>
          </w:rPr>
          <w:delText>If-Unmodified-Since</w:delText>
        </w:r>
        <w:r w:rsidRPr="005269BD" w:rsidDel="00A16CD3">
          <w:rPr>
            <w:lang w:val="en-US"/>
          </w:rPr>
          <w:delText xml:space="preserve"> containing the latest </w:delText>
        </w:r>
        <w:r w:rsidRPr="005269BD" w:rsidDel="00A16CD3">
          <w:rPr>
            <w:b/>
            <w:lang w:val="en-US"/>
          </w:rPr>
          <w:delText>Last-Modified</w:delText>
        </w:r>
        <w:r w:rsidRPr="005269BD" w:rsidDel="00A16CD3">
          <w:rPr>
            <w:lang w:val="en-US"/>
          </w:rPr>
          <w:delText xml:space="preserve"> value</w:delText>
        </w:r>
        <w:r w:rsidDel="00A16CD3">
          <w:rPr>
            <w:lang w:val="en-US"/>
          </w:rPr>
          <w:delText xml:space="preserve">: </w:delText>
        </w:r>
        <w:r w:rsidRPr="005269BD" w:rsidDel="00A16CD3">
          <w:rPr>
            <w:lang w:val="en-US"/>
          </w:rPr>
          <w:delText>The server either updates the resource if the Last-Modified value for the resource matches the one in If-Unmodified-Since, or respond with a 304 Not Modified.</w:delText>
        </w:r>
      </w:del>
    </w:p>
    <w:p w:rsidR="005269BD" w:rsidDel="00A16CD3" w:rsidRDefault="005269BD" w:rsidP="005269BD">
      <w:pPr>
        <w:rPr>
          <w:del w:id="796" w:author="Tran Ngoc Ha (DTL.Ship)" w:date="2019-12-20T14:20:00Z"/>
          <w:lang w:val="en-US"/>
        </w:rPr>
      </w:pPr>
    </w:p>
    <w:p w:rsidR="002115F5" w:rsidDel="00A16CD3" w:rsidRDefault="005269BD" w:rsidP="005269BD">
      <w:pPr>
        <w:rPr>
          <w:del w:id="797" w:author="Tran Ngoc Ha (DTL.Ship)" w:date="2019-12-20T14:20:00Z"/>
          <w:lang w:val="en-US"/>
        </w:rPr>
      </w:pPr>
      <w:del w:id="798" w:author="Tran Ngoc Ha (DTL.Ship)" w:date="2019-12-20T14:20:00Z">
        <w:r w:rsidRPr="005269BD" w:rsidDel="00A16CD3">
          <w:rPr>
            <w:lang w:val="en-US"/>
          </w:rPr>
          <w:delText xml:space="preserve">Clients can </w:delText>
        </w:r>
        <w:r w:rsidRPr="005269BD" w:rsidDel="00A16CD3">
          <w:rPr>
            <w:b/>
            <w:lang w:val="en-US"/>
          </w:rPr>
          <w:delText>PUT</w:delText>
        </w:r>
        <w:r w:rsidRPr="005269BD" w:rsidDel="00A16CD3">
          <w:rPr>
            <w:lang w:val="en-US"/>
          </w:rPr>
          <w:delText xml:space="preserve"> with the header </w:delText>
        </w:r>
        <w:r w:rsidRPr="005269BD" w:rsidDel="00A16CD3">
          <w:rPr>
            <w:rStyle w:val="Emphasis"/>
            <w:b/>
            <w:lang w:val="en-US"/>
          </w:rPr>
          <w:delText>If-Modified-Since</w:delText>
        </w:r>
        <w:r w:rsidRPr="005269BD" w:rsidDel="00A16CD3">
          <w:rPr>
            <w:lang w:val="en-US"/>
          </w:rPr>
          <w:delText xml:space="preserve"> containing the latest </w:delText>
        </w:r>
        <w:r w:rsidRPr="005269BD" w:rsidDel="00A16CD3">
          <w:rPr>
            <w:b/>
            <w:lang w:val="en-US"/>
          </w:rPr>
          <w:delText xml:space="preserve">Last-Modified </w:delText>
        </w:r>
        <w:r w:rsidRPr="005269BD" w:rsidDel="00A16CD3">
          <w:rPr>
            <w:lang w:val="en-US"/>
          </w:rPr>
          <w:delText>value:</w:delText>
        </w:r>
        <w:r w:rsidDel="00A16CD3">
          <w:rPr>
            <w:lang w:val="en-US"/>
          </w:rPr>
          <w:delText xml:space="preserve"> </w:delText>
        </w:r>
        <w:r w:rsidRPr="005269BD" w:rsidDel="00A16CD3">
          <w:rPr>
            <w:lang w:val="en-US"/>
          </w:rPr>
          <w:delText>The server either responds with the resource if the dates differ, or respond with a 412 PreCondition Failed.</w:delText>
        </w:r>
      </w:del>
    </w:p>
    <w:p w:rsidR="005269BD" w:rsidDel="00A16CD3" w:rsidRDefault="005269BD" w:rsidP="005269BD">
      <w:pPr>
        <w:rPr>
          <w:del w:id="799" w:author="Tran Ngoc Ha (DTL.Ship)" w:date="2019-12-20T14:20:00Z"/>
          <w:lang w:val="en-US"/>
        </w:rPr>
      </w:pPr>
    </w:p>
    <w:p w:rsidR="005269BD" w:rsidDel="00A16CD3" w:rsidRDefault="005269BD" w:rsidP="00C44BC3">
      <w:pPr>
        <w:pStyle w:val="10PTBODY"/>
        <w:rPr>
          <w:del w:id="800" w:author="Tran Ngoc Ha (DTL.Ship)" w:date="2019-12-20T14:20:00Z"/>
          <w:lang w:val="en-US"/>
        </w:rPr>
      </w:pPr>
    </w:p>
    <w:p w:rsidR="00E4768B" w:rsidDel="00A16CD3" w:rsidRDefault="00E4768B" w:rsidP="005144E3">
      <w:pPr>
        <w:pStyle w:val="Heading1"/>
        <w:rPr>
          <w:del w:id="801" w:author="Tran Ngoc Ha (DTL.Ship)" w:date="2019-12-20T14:20:00Z"/>
          <w:lang w:val="en-US"/>
        </w:rPr>
      </w:pPr>
      <w:del w:id="802" w:author="Tran Ngoc Ha (DTL.Ship)" w:date="2019-12-20T14:20:00Z">
        <w:r w:rsidDel="00A16CD3">
          <w:rPr>
            <w:lang w:val="en-US"/>
          </w:rPr>
          <w:delText>WSO² solution implementation guidelines</w:delText>
        </w:r>
      </w:del>
    </w:p>
    <w:p w:rsidR="005144E3" w:rsidDel="00A16CD3" w:rsidRDefault="005144E3" w:rsidP="005144E3">
      <w:pPr>
        <w:pStyle w:val="Heading2"/>
        <w:rPr>
          <w:del w:id="803" w:author="Tran Ngoc Ha (DTL.Ship)" w:date="2019-12-20T14:20:00Z"/>
          <w:lang w:val="en-US"/>
        </w:rPr>
      </w:pPr>
      <w:del w:id="804" w:author="Tran Ngoc Ha (DTL.Ship)" w:date="2019-12-20T14:20:00Z">
        <w:r w:rsidDel="00A16CD3">
          <w:rPr>
            <w:lang w:val="en-US"/>
          </w:rPr>
          <w:delText>Common rules</w:delText>
        </w:r>
      </w:del>
    </w:p>
    <w:p w:rsidR="0052480D" w:rsidDel="00A16CD3" w:rsidRDefault="0052480D" w:rsidP="0052480D">
      <w:pPr>
        <w:rPr>
          <w:del w:id="805" w:author="Tran Ngoc Ha (DTL.Ship)" w:date="2019-12-20T14:20:00Z"/>
          <w:lang w:val="en-US"/>
        </w:rPr>
      </w:pPr>
      <w:del w:id="806" w:author="Tran Ngoc Ha (DTL.Ship)" w:date="2019-12-20T14:20:00Z">
        <w:r w:rsidRPr="00867350" w:rsidDel="00A16CD3">
          <w:rPr>
            <w:lang w:val="en-US"/>
          </w:rPr>
          <w:delText xml:space="preserve">Each services </w:delText>
        </w:r>
        <w:r w:rsidR="005B664E" w:rsidDel="00A16CD3">
          <w:rPr>
            <w:lang w:val="en-US"/>
          </w:rPr>
          <w:delText xml:space="preserve">exposed by a WSO² product </w:delText>
        </w:r>
        <w:r w:rsidRPr="00867350" w:rsidDel="00A16CD3">
          <w:rPr>
            <w:lang w:val="en-US"/>
          </w:rPr>
          <w:delText>should be completely independent.</w:delText>
        </w:r>
      </w:del>
    </w:p>
    <w:p w:rsidR="0052480D" w:rsidDel="00A16CD3" w:rsidRDefault="0052480D" w:rsidP="0052480D">
      <w:pPr>
        <w:rPr>
          <w:del w:id="807" w:author="Tran Ngoc Ha (DTL.Ship)" w:date="2019-12-20T14:20:00Z"/>
          <w:lang w:val="en-US"/>
        </w:rPr>
      </w:pPr>
      <w:del w:id="808" w:author="Tran Ngoc Ha (DTL.Ship)" w:date="2019-12-20T14:20:00Z">
        <w:r w:rsidDel="00A16CD3">
          <w:rPr>
            <w:lang w:val="en-US"/>
          </w:rPr>
          <w:delText xml:space="preserve"> </w:delText>
        </w:r>
      </w:del>
    </w:p>
    <w:p w:rsidR="0052480D" w:rsidDel="00A16CD3" w:rsidRDefault="0052480D" w:rsidP="0052480D">
      <w:pPr>
        <w:rPr>
          <w:del w:id="809" w:author="Tran Ngoc Ha (DTL.Ship)" w:date="2019-12-20T14:20:00Z"/>
          <w:lang w:val="en-US"/>
        </w:rPr>
      </w:pPr>
      <w:del w:id="810" w:author="Tran Ngoc Ha (DTL.Ship)" w:date="2019-12-20T14:20:00Z">
        <w:r w:rsidDel="00A16CD3">
          <w:rPr>
            <w:lang w:val="en-US"/>
          </w:rPr>
          <w:delText>The services exposed by each product should stay strictly on the domain of the product, ie:</w:delText>
        </w:r>
      </w:del>
    </w:p>
    <w:p w:rsidR="0052480D" w:rsidDel="00A16CD3" w:rsidRDefault="0052480D" w:rsidP="0052480D">
      <w:pPr>
        <w:pStyle w:val="ListParagraph"/>
        <w:numPr>
          <w:ilvl w:val="0"/>
          <w:numId w:val="16"/>
        </w:numPr>
        <w:spacing w:after="200"/>
        <w:rPr>
          <w:del w:id="811" w:author="Tran Ngoc Ha (DTL.Ship)" w:date="2019-12-20T14:20:00Z"/>
          <w:lang w:val="en-US"/>
        </w:rPr>
      </w:pPr>
      <w:del w:id="812" w:author="Tran Ngoc Ha (DTL.Ship)" w:date="2019-12-20T14:20:00Z">
        <w:r w:rsidDel="00A16CD3">
          <w:rPr>
            <w:lang w:val="en-US"/>
          </w:rPr>
          <w:delText>No business logic in DSS</w:delText>
        </w:r>
      </w:del>
    </w:p>
    <w:p w:rsidR="0052480D" w:rsidDel="00A16CD3" w:rsidRDefault="0052480D" w:rsidP="0052480D">
      <w:pPr>
        <w:pStyle w:val="ListParagraph"/>
        <w:numPr>
          <w:ilvl w:val="0"/>
          <w:numId w:val="16"/>
        </w:numPr>
        <w:spacing w:after="200"/>
        <w:rPr>
          <w:del w:id="813" w:author="Tran Ngoc Ha (DTL.Ship)" w:date="2019-12-20T14:20:00Z"/>
          <w:lang w:val="en-US"/>
        </w:rPr>
      </w:pPr>
      <w:del w:id="814" w:author="Tran Ngoc Ha (DTL.Ship)" w:date="2019-12-20T14:20:00Z">
        <w:r w:rsidDel="00A16CD3">
          <w:rPr>
            <w:lang w:val="en-US"/>
          </w:rPr>
          <w:delText>No direct access to database tables outside DSS</w:delText>
        </w:r>
      </w:del>
    </w:p>
    <w:p w:rsidR="0052480D" w:rsidDel="00A16CD3" w:rsidRDefault="0052480D" w:rsidP="0052480D">
      <w:pPr>
        <w:pStyle w:val="ListParagraph"/>
        <w:numPr>
          <w:ilvl w:val="0"/>
          <w:numId w:val="16"/>
        </w:numPr>
        <w:spacing w:after="200"/>
        <w:rPr>
          <w:del w:id="815" w:author="Tran Ngoc Ha (DTL.Ship)" w:date="2019-12-20T14:20:00Z"/>
          <w:lang w:val="en-US"/>
        </w:rPr>
      </w:pPr>
      <w:del w:id="816" w:author="Tran Ngoc Ha (DTL.Ship)" w:date="2019-12-20T14:20:00Z">
        <w:r w:rsidDel="00A16CD3">
          <w:rPr>
            <w:lang w:val="en-US"/>
          </w:rPr>
          <w:delText>No business rules implemented in the ESB</w:delText>
        </w:r>
      </w:del>
    </w:p>
    <w:p w:rsidR="0052480D" w:rsidDel="00A16CD3" w:rsidRDefault="0052480D" w:rsidP="0052480D">
      <w:pPr>
        <w:pStyle w:val="ListParagraph"/>
        <w:numPr>
          <w:ilvl w:val="0"/>
          <w:numId w:val="16"/>
        </w:numPr>
        <w:spacing w:after="200"/>
        <w:rPr>
          <w:del w:id="817" w:author="Tran Ngoc Ha (DTL.Ship)" w:date="2019-12-20T14:20:00Z"/>
          <w:lang w:val="en-US"/>
        </w:rPr>
      </w:pPr>
      <w:del w:id="818" w:author="Tran Ngoc Ha (DTL.Ship)" w:date="2019-12-20T14:20:00Z">
        <w:r w:rsidDel="00A16CD3">
          <w:rPr>
            <w:lang w:val="en-US"/>
          </w:rPr>
          <w:delText>…</w:delText>
        </w:r>
      </w:del>
    </w:p>
    <w:p w:rsidR="0052480D" w:rsidDel="00A16CD3" w:rsidRDefault="0052480D" w:rsidP="0052480D">
      <w:pPr>
        <w:rPr>
          <w:del w:id="819" w:author="Tran Ngoc Ha (DTL.Ship)" w:date="2019-12-20T14:20:00Z"/>
          <w:lang w:val="en-US"/>
        </w:rPr>
      </w:pPr>
      <w:del w:id="820" w:author="Tran Ngoc Ha (DTL.Ship)" w:date="2019-12-20T14:20:00Z">
        <w:r w:rsidDel="00A16CD3">
          <w:rPr>
            <w:lang w:val="en-US"/>
          </w:rPr>
          <w:delText>Access to the services exposed are governed by the Identity Server and centralized in the governance registry.</w:delText>
        </w:r>
      </w:del>
    </w:p>
    <w:p w:rsidR="00073905" w:rsidDel="00A16CD3" w:rsidRDefault="00073905" w:rsidP="0052480D">
      <w:pPr>
        <w:rPr>
          <w:del w:id="821" w:author="Tran Ngoc Ha (DTL.Ship)" w:date="2019-12-20T14:20:00Z"/>
          <w:lang w:val="en-US"/>
        </w:rPr>
      </w:pPr>
    </w:p>
    <w:p w:rsidR="00073905" w:rsidDel="00A16CD3" w:rsidRDefault="00073905" w:rsidP="0052480D">
      <w:pPr>
        <w:rPr>
          <w:del w:id="822" w:author="Tran Ngoc Ha (DTL.Ship)" w:date="2019-12-20T14:20:00Z"/>
          <w:lang w:val="en-US"/>
        </w:rPr>
      </w:pPr>
      <w:del w:id="823" w:author="Tran Ngoc Ha (DTL.Ship)" w:date="2019-12-20T14:20:00Z">
        <w:r w:rsidDel="00A16CD3">
          <w:rPr>
            <w:lang w:val="en-US"/>
          </w:rPr>
          <w:delText>Unit tests are written for every single service exposed.</w:delText>
        </w:r>
      </w:del>
    </w:p>
    <w:p w:rsidR="00073905" w:rsidDel="00A16CD3" w:rsidRDefault="00073905" w:rsidP="0052480D">
      <w:pPr>
        <w:rPr>
          <w:del w:id="824" w:author="Tran Ngoc Ha (DTL.Ship)" w:date="2019-12-20T14:20:00Z"/>
          <w:lang w:val="en-US"/>
        </w:rPr>
      </w:pPr>
    </w:p>
    <w:p w:rsidR="00073905" w:rsidRPr="00984309" w:rsidDel="00A16CD3" w:rsidRDefault="00073905" w:rsidP="0052480D">
      <w:pPr>
        <w:rPr>
          <w:del w:id="825" w:author="Tran Ngoc Ha (DTL.Ship)" w:date="2019-12-20T14:20:00Z"/>
          <w:b/>
          <w:lang w:val="en-US"/>
        </w:rPr>
      </w:pPr>
      <w:del w:id="826" w:author="Tran Ngoc Ha (DTL.Ship)" w:date="2019-12-20T14:20:00Z">
        <w:r w:rsidRPr="00984309" w:rsidDel="00A16CD3">
          <w:rPr>
            <w:b/>
            <w:lang w:val="en-US"/>
          </w:rPr>
          <w:delText>Access to the service is conformed to the security policies.</w:delText>
        </w:r>
      </w:del>
    </w:p>
    <w:p w:rsidR="002734AA" w:rsidDel="00A16CD3" w:rsidRDefault="002734AA" w:rsidP="0052480D">
      <w:pPr>
        <w:rPr>
          <w:del w:id="827" w:author="Tran Ngoc Ha (DTL.Ship)" w:date="2019-12-20T14:20:00Z"/>
          <w:lang w:val="en-US"/>
        </w:rPr>
      </w:pPr>
    </w:p>
    <w:p w:rsidR="00544C75" w:rsidRPr="00544C75" w:rsidDel="00A16CD3" w:rsidRDefault="00544C75" w:rsidP="00544C75">
      <w:pPr>
        <w:rPr>
          <w:del w:id="828" w:author="Tran Ngoc Ha (DTL.Ship)" w:date="2019-12-20T14:20:00Z"/>
          <w:lang w:val="en-US"/>
        </w:rPr>
      </w:pPr>
    </w:p>
    <w:p w:rsidR="005144E3" w:rsidDel="00A16CD3" w:rsidRDefault="005144E3" w:rsidP="005144E3">
      <w:pPr>
        <w:pStyle w:val="Heading2"/>
        <w:rPr>
          <w:del w:id="829" w:author="Tran Ngoc Ha (DTL.Ship)" w:date="2019-12-20T14:20:00Z"/>
          <w:lang w:val="en-US"/>
        </w:rPr>
      </w:pPr>
      <w:del w:id="830" w:author="Tran Ngoc Ha (DTL.Ship)" w:date="2019-12-20T14:20:00Z">
        <w:r w:rsidDel="00A16CD3">
          <w:rPr>
            <w:lang w:val="en-US"/>
          </w:rPr>
          <w:delText>WSO² Data Service Server usage</w:delText>
        </w:r>
      </w:del>
    </w:p>
    <w:p w:rsidR="00456BA2" w:rsidDel="00A16CD3" w:rsidRDefault="00456BA2" w:rsidP="00456BA2">
      <w:pPr>
        <w:rPr>
          <w:del w:id="831" w:author="Tran Ngoc Ha (DTL.Ship)" w:date="2019-12-20T14:20:00Z"/>
          <w:lang w:val="en-US"/>
        </w:rPr>
      </w:pPr>
      <w:del w:id="832" w:author="Tran Ngoc Ha (DTL.Ship)" w:date="2019-12-20T14:20:00Z">
        <w:r w:rsidDel="00A16CD3">
          <w:rPr>
            <w:lang w:val="en-US"/>
          </w:rPr>
          <w:delText>The goal of the DSS is offering an abstraction layer of the database technology and database schema.</w:delText>
        </w:r>
      </w:del>
    </w:p>
    <w:p w:rsidR="00456BA2" w:rsidDel="00A16CD3" w:rsidRDefault="00456BA2" w:rsidP="00456BA2">
      <w:pPr>
        <w:rPr>
          <w:del w:id="833" w:author="Tran Ngoc Ha (DTL.Ship)" w:date="2019-12-20T14:20:00Z"/>
          <w:lang w:val="en-US"/>
        </w:rPr>
      </w:pPr>
    </w:p>
    <w:p w:rsidR="00456BA2" w:rsidDel="00A16CD3" w:rsidRDefault="00456BA2" w:rsidP="00456BA2">
      <w:pPr>
        <w:pStyle w:val="Heading3"/>
        <w:rPr>
          <w:del w:id="834" w:author="Tran Ngoc Ha (DTL.Ship)" w:date="2019-12-20T14:20:00Z"/>
          <w:lang w:val="en-US"/>
        </w:rPr>
      </w:pPr>
      <w:del w:id="835" w:author="Tran Ngoc Ha (DTL.Ship)" w:date="2019-12-20T14:20:00Z">
        <w:r w:rsidDel="00A16CD3">
          <w:rPr>
            <w:lang w:val="en-US"/>
          </w:rPr>
          <w:delText>Configuration</w:delText>
        </w:r>
      </w:del>
    </w:p>
    <w:p w:rsidR="00456BA2" w:rsidDel="00A16CD3" w:rsidRDefault="00456BA2" w:rsidP="00456BA2">
      <w:pPr>
        <w:rPr>
          <w:del w:id="836" w:author="Tran Ngoc Ha (DTL.Ship)" w:date="2019-12-20T14:20:00Z"/>
          <w:lang w:val="en-US"/>
        </w:rPr>
      </w:pPr>
      <w:del w:id="837" w:author="Tran Ngoc Ha (DTL.Ship)" w:date="2019-12-20T14:20:00Z">
        <w:r w:rsidDel="00A16CD3">
          <w:rPr>
            <w:lang w:val="en-US"/>
          </w:rPr>
          <w:delText>The Data Service Namespace follow the following template: com.neopost.</w:delText>
        </w:r>
        <w:r w:rsidR="00031B59" w:rsidDel="00A16CD3">
          <w:rPr>
            <w:lang w:val="en-US"/>
          </w:rPr>
          <w:delText>data.services.*</w:delText>
        </w:r>
      </w:del>
    </w:p>
    <w:p w:rsidR="00031B59" w:rsidDel="00A16CD3" w:rsidRDefault="00031B59" w:rsidP="00456BA2">
      <w:pPr>
        <w:rPr>
          <w:del w:id="838" w:author="Tran Ngoc Ha (DTL.Ship)" w:date="2019-12-20T14:20:00Z"/>
          <w:lang w:val="en-US"/>
        </w:rPr>
      </w:pPr>
    </w:p>
    <w:p w:rsidR="00031B59" w:rsidDel="00A16CD3" w:rsidRDefault="00031B59" w:rsidP="00456BA2">
      <w:pPr>
        <w:rPr>
          <w:del w:id="839" w:author="Tran Ngoc Ha (DTL.Ship)" w:date="2019-12-20T14:20:00Z"/>
          <w:lang w:val="en-US"/>
        </w:rPr>
      </w:pPr>
      <w:del w:id="840" w:author="Tran Ngoc Ha (DTL.Ship)" w:date="2019-12-20T14:20:00Z">
        <w:r w:rsidDel="00A16CD3">
          <w:rPr>
            <w:lang w:val="en-US"/>
          </w:rPr>
          <w:delText>DataSource must be stored in the governance registry</w:delText>
        </w:r>
      </w:del>
    </w:p>
    <w:p w:rsidR="00031B59" w:rsidDel="00A16CD3" w:rsidRDefault="00031B59" w:rsidP="00456BA2">
      <w:pPr>
        <w:rPr>
          <w:del w:id="841" w:author="Tran Ngoc Ha (DTL.Ship)" w:date="2019-12-20T14:20:00Z"/>
          <w:lang w:val="en-US"/>
        </w:rPr>
      </w:pPr>
    </w:p>
    <w:p w:rsidR="00674EF6" w:rsidDel="00A16CD3" w:rsidRDefault="00674EF6" w:rsidP="00456BA2">
      <w:pPr>
        <w:rPr>
          <w:del w:id="842" w:author="Tran Ngoc Ha (DTL.Ship)" w:date="2019-12-20T14:20:00Z"/>
          <w:lang w:val="en-US"/>
        </w:rPr>
      </w:pPr>
      <w:del w:id="843" w:author="Tran Ngoc Ha (DTL.Ship)" w:date="2019-12-20T14:20:00Z">
        <w:r w:rsidDel="00A16CD3">
          <w:rPr>
            <w:lang w:val="en-US"/>
          </w:rPr>
          <w:delText xml:space="preserve">It would be better to store the datasources in the server itself via creation directly in the repository/conf/datasources/escalus-datasources.xml file in the DSS servers. Then we never put the datasources in the “.dbs” files. </w:delText>
        </w:r>
      </w:del>
    </w:p>
    <w:p w:rsidR="00031B59" w:rsidRPr="00456BA2" w:rsidDel="00A16CD3" w:rsidRDefault="00031B59" w:rsidP="00456BA2">
      <w:pPr>
        <w:rPr>
          <w:del w:id="844" w:author="Tran Ngoc Ha (DTL.Ship)" w:date="2019-12-20T14:20:00Z"/>
          <w:lang w:val="en-US"/>
        </w:rPr>
      </w:pPr>
    </w:p>
    <w:p w:rsidR="00456BA2" w:rsidDel="00A16CD3" w:rsidRDefault="00456BA2" w:rsidP="00456BA2">
      <w:pPr>
        <w:pStyle w:val="Heading3"/>
        <w:rPr>
          <w:del w:id="845" w:author="Tran Ngoc Ha (DTL.Ship)" w:date="2019-12-20T14:20:00Z"/>
          <w:lang w:val="en-US"/>
        </w:rPr>
      </w:pPr>
      <w:del w:id="846" w:author="Tran Ngoc Ha (DTL.Ship)" w:date="2019-12-20T14:20:00Z">
        <w:r w:rsidDel="00A16CD3">
          <w:rPr>
            <w:lang w:val="en-US"/>
          </w:rPr>
          <w:delText>Query design</w:delText>
        </w:r>
      </w:del>
    </w:p>
    <w:p w:rsidR="00073905" w:rsidRPr="00073905" w:rsidDel="00A16CD3" w:rsidRDefault="00073905" w:rsidP="00073905">
      <w:pPr>
        <w:rPr>
          <w:del w:id="847" w:author="Tran Ngoc Ha (DTL.Ship)" w:date="2019-12-20T14:20:00Z"/>
          <w:lang w:val="en-US"/>
        </w:rPr>
      </w:pPr>
      <w:del w:id="848" w:author="Tran Ngoc Ha (DTL.Ship)" w:date="2019-12-20T14:20:00Z">
        <w:r w:rsidDel="00A16CD3">
          <w:rPr>
            <w:lang w:val="en-US"/>
          </w:rPr>
          <w:delText>Need naming convention</w:delText>
        </w:r>
      </w:del>
    </w:p>
    <w:p w:rsidR="00456BA2" w:rsidDel="00A16CD3" w:rsidRDefault="00456BA2" w:rsidP="00456BA2">
      <w:pPr>
        <w:pStyle w:val="Heading3"/>
        <w:rPr>
          <w:del w:id="849" w:author="Tran Ngoc Ha (DTL.Ship)" w:date="2019-12-20T14:20:00Z"/>
          <w:lang w:val="en-US"/>
        </w:rPr>
      </w:pPr>
      <w:del w:id="850" w:author="Tran Ngoc Ha (DTL.Ship)" w:date="2019-12-20T14:20:00Z">
        <w:r w:rsidDel="00A16CD3">
          <w:rPr>
            <w:lang w:val="en-US"/>
          </w:rPr>
          <w:delText>Operation design</w:delText>
        </w:r>
      </w:del>
    </w:p>
    <w:p w:rsidR="00073905" w:rsidRPr="00073905" w:rsidDel="00A16CD3" w:rsidRDefault="00073905" w:rsidP="00073905">
      <w:pPr>
        <w:rPr>
          <w:del w:id="851" w:author="Tran Ngoc Ha (DTL.Ship)" w:date="2019-12-20T14:20:00Z"/>
          <w:lang w:val="en-US"/>
        </w:rPr>
      </w:pPr>
      <w:del w:id="852" w:author="Tran Ngoc Ha (DTL.Ship)" w:date="2019-12-20T14:20:00Z">
        <w:r w:rsidDel="00A16CD3">
          <w:rPr>
            <w:lang w:val="en-US"/>
          </w:rPr>
          <w:delText>Need naming convention</w:delText>
        </w:r>
      </w:del>
    </w:p>
    <w:p w:rsidR="00073905" w:rsidRPr="00073905" w:rsidDel="00A16CD3" w:rsidRDefault="00073905" w:rsidP="00073905">
      <w:pPr>
        <w:rPr>
          <w:del w:id="853" w:author="Tran Ngoc Ha (DTL.Ship)" w:date="2019-12-20T14:20:00Z"/>
          <w:lang w:val="en-US"/>
        </w:rPr>
      </w:pPr>
    </w:p>
    <w:p w:rsidR="00456BA2" w:rsidDel="00A16CD3" w:rsidRDefault="00456BA2" w:rsidP="00456BA2">
      <w:pPr>
        <w:pStyle w:val="Heading3"/>
        <w:rPr>
          <w:del w:id="854" w:author="Tran Ngoc Ha (DTL.Ship)" w:date="2019-12-20T14:20:00Z"/>
          <w:lang w:val="en-US"/>
        </w:rPr>
      </w:pPr>
      <w:del w:id="855" w:author="Tran Ngoc Ha (DTL.Ship)" w:date="2019-12-20T14:20:00Z">
        <w:r w:rsidDel="00A16CD3">
          <w:rPr>
            <w:lang w:val="en-US"/>
          </w:rPr>
          <w:delText>Resource design</w:delText>
        </w:r>
      </w:del>
    </w:p>
    <w:p w:rsidR="00073905" w:rsidDel="00A16CD3" w:rsidRDefault="00073905" w:rsidP="00073905">
      <w:pPr>
        <w:rPr>
          <w:del w:id="856" w:author="Tran Ngoc Ha (DTL.Ship)" w:date="2019-12-20T14:20:00Z"/>
          <w:lang w:val="en-US"/>
        </w:rPr>
      </w:pPr>
      <w:del w:id="857" w:author="Tran Ngoc Ha (DTL.Ship)" w:date="2019-12-20T14:20:00Z">
        <w:r w:rsidDel="00A16CD3">
          <w:rPr>
            <w:lang w:val="en-US"/>
          </w:rPr>
          <w:delText>Need naming convention</w:delText>
        </w:r>
      </w:del>
    </w:p>
    <w:p w:rsidR="00295208" w:rsidDel="00A16CD3" w:rsidRDefault="00295208" w:rsidP="00073905">
      <w:pPr>
        <w:rPr>
          <w:del w:id="858" w:author="Tran Ngoc Ha (DTL.Ship)" w:date="2019-12-20T14:20:00Z"/>
          <w:lang w:val="en-US"/>
        </w:rPr>
      </w:pPr>
    </w:p>
    <w:p w:rsidR="00295208" w:rsidRPr="00073905" w:rsidDel="00A16CD3" w:rsidRDefault="00295208" w:rsidP="00295208">
      <w:pPr>
        <w:pStyle w:val="Heading3"/>
        <w:rPr>
          <w:del w:id="859" w:author="Tran Ngoc Ha (DTL.Ship)" w:date="2019-12-20T14:20:00Z"/>
          <w:lang w:val="en-US"/>
        </w:rPr>
      </w:pPr>
      <w:del w:id="860" w:author="Tran Ngoc Ha (DTL.Ship)" w:date="2019-12-20T14:20:00Z">
        <w:r w:rsidDel="00A16CD3">
          <w:rPr>
            <w:lang w:val="en-US"/>
          </w:rPr>
          <w:delText>Validation</w:delText>
        </w:r>
      </w:del>
    </w:p>
    <w:p w:rsidR="00073905" w:rsidRPr="00073905" w:rsidDel="00A16CD3" w:rsidRDefault="00295208" w:rsidP="00073905">
      <w:pPr>
        <w:rPr>
          <w:del w:id="861" w:author="Tran Ngoc Ha (DTL.Ship)" w:date="2019-12-20T14:20:00Z"/>
          <w:lang w:val="en-US"/>
        </w:rPr>
      </w:pPr>
      <w:del w:id="862" w:author="Tran Ngoc Ha (DTL.Ship)" w:date="2019-12-20T14:20:00Z">
        <w:r w:rsidDel="00A16CD3">
          <w:rPr>
            <w:lang w:val="en-US"/>
          </w:rPr>
          <w:delText>Every Data Service Project must have a Data Services Validator Project.</w:delText>
        </w:r>
      </w:del>
    </w:p>
    <w:p w:rsidR="00456BA2" w:rsidRPr="00456BA2" w:rsidDel="00A16CD3" w:rsidRDefault="00456BA2" w:rsidP="00456BA2">
      <w:pPr>
        <w:rPr>
          <w:del w:id="863" w:author="Tran Ngoc Ha (DTL.Ship)" w:date="2019-12-20T14:20:00Z"/>
          <w:lang w:val="en-US"/>
        </w:rPr>
      </w:pPr>
    </w:p>
    <w:p w:rsidR="005144E3" w:rsidDel="00A16CD3" w:rsidRDefault="005144E3" w:rsidP="005144E3">
      <w:pPr>
        <w:pStyle w:val="Heading2"/>
        <w:rPr>
          <w:del w:id="864" w:author="Tran Ngoc Ha (DTL.Ship)" w:date="2019-12-20T14:20:00Z"/>
          <w:lang w:val="en-US"/>
        </w:rPr>
      </w:pPr>
      <w:del w:id="865" w:author="Tran Ngoc Ha (DTL.Ship)" w:date="2019-12-20T14:20:00Z">
        <w:r w:rsidDel="00A16CD3">
          <w:rPr>
            <w:lang w:val="en-US"/>
          </w:rPr>
          <w:delText>WSO² Enterprise Service BUS usage</w:delText>
        </w:r>
      </w:del>
    </w:p>
    <w:p w:rsidR="002734AA" w:rsidDel="00A16CD3" w:rsidRDefault="002734AA" w:rsidP="002734AA">
      <w:pPr>
        <w:rPr>
          <w:del w:id="866" w:author="Tran Ngoc Ha (DTL.Ship)" w:date="2019-12-20T14:20:00Z"/>
          <w:lang w:val="en-US"/>
        </w:rPr>
      </w:pPr>
    </w:p>
    <w:p w:rsidR="00740072" w:rsidDel="00A16CD3" w:rsidRDefault="00740072" w:rsidP="002734AA">
      <w:pPr>
        <w:rPr>
          <w:del w:id="867" w:author="Tran Ngoc Ha (DTL.Ship)" w:date="2019-12-20T14:20:00Z"/>
          <w:lang w:val="en-US"/>
        </w:rPr>
      </w:pPr>
      <w:del w:id="868" w:author="Tran Ngoc Ha (DTL.Ship)" w:date="2019-12-20T14:20:00Z">
        <w:r w:rsidDel="00A16CD3">
          <w:rPr>
            <w:lang w:val="en-US"/>
          </w:rPr>
          <w:delText xml:space="preserve">ESB must not include business logic. </w:delText>
        </w:r>
      </w:del>
    </w:p>
    <w:p w:rsidR="00740072" w:rsidDel="00A16CD3" w:rsidRDefault="00740072" w:rsidP="002734AA">
      <w:pPr>
        <w:rPr>
          <w:del w:id="869" w:author="Tran Ngoc Ha (DTL.Ship)" w:date="2019-12-20T14:20:00Z"/>
          <w:lang w:val="en-US"/>
        </w:rPr>
      </w:pPr>
      <w:del w:id="870" w:author="Tran Ngoc Ha (DTL.Ship)" w:date="2019-12-20T14:20:00Z">
        <w:r w:rsidDel="00A16CD3">
          <w:rPr>
            <w:lang w:val="en-US"/>
          </w:rPr>
          <w:delText xml:space="preserve">The only role of the ESB is </w:delText>
        </w:r>
        <w:r w:rsidR="005E4F96" w:rsidDel="00A16CD3">
          <w:rPr>
            <w:lang w:val="en-US"/>
          </w:rPr>
          <w:delText>sequence, route</w:delText>
        </w:r>
        <w:r w:rsidDel="00A16CD3">
          <w:rPr>
            <w:lang w:val="en-US"/>
          </w:rPr>
          <w:delText>, validat</w:delText>
        </w:r>
        <w:r w:rsidR="005E4F96" w:rsidDel="00A16CD3">
          <w:rPr>
            <w:lang w:val="en-US"/>
          </w:rPr>
          <w:delText>e</w:delText>
        </w:r>
        <w:r w:rsidDel="00A16CD3">
          <w:rPr>
            <w:lang w:val="en-US"/>
          </w:rPr>
          <w:delText xml:space="preserve"> and</w:delText>
        </w:r>
        <w:r w:rsidR="005E4F96" w:rsidDel="00A16CD3">
          <w:rPr>
            <w:lang w:val="en-US"/>
          </w:rPr>
          <w:delText>/or</w:delText>
        </w:r>
        <w:r w:rsidDel="00A16CD3">
          <w:rPr>
            <w:lang w:val="en-US"/>
          </w:rPr>
          <w:delText xml:space="preserve"> transform messages between the client side and the business rules hosted in application servers or BRS.</w:delText>
        </w:r>
      </w:del>
    </w:p>
    <w:p w:rsidR="00740072" w:rsidDel="00A16CD3" w:rsidRDefault="00740072" w:rsidP="002734AA">
      <w:pPr>
        <w:rPr>
          <w:del w:id="871" w:author="Tran Ngoc Ha (DTL.Ship)" w:date="2019-12-20T14:20:00Z"/>
          <w:lang w:val="en-US"/>
        </w:rPr>
      </w:pPr>
    </w:p>
    <w:p w:rsidR="00740072" w:rsidDel="00A16CD3" w:rsidRDefault="00740072" w:rsidP="002734AA">
      <w:pPr>
        <w:rPr>
          <w:del w:id="872" w:author="Tran Ngoc Ha (DTL.Ship)" w:date="2019-12-20T14:20:00Z"/>
          <w:lang w:val="en-US"/>
        </w:rPr>
      </w:pPr>
      <w:del w:id="873" w:author="Tran Ngoc Ha (DTL.Ship)" w:date="2019-12-20T14:20:00Z">
        <w:r w:rsidDel="00A16CD3">
          <w:rPr>
            <w:lang w:val="en-US"/>
          </w:rPr>
          <w:delText xml:space="preserve">See also : </w:delText>
        </w:r>
        <w:r w:rsidR="00116CC7" w:rsidDel="00A16CD3">
          <w:fldChar w:fldCharType="begin"/>
        </w:r>
        <w:r w:rsidR="00116CC7" w:rsidDel="00A16CD3">
          <w:delInstrText xml:space="preserve"> HYPERLINK "https://docs.wso2.com/display/ESB481/Best+Practices+for+Mediation" </w:delInstrText>
        </w:r>
        <w:r w:rsidR="00116CC7" w:rsidDel="00A16CD3">
          <w:fldChar w:fldCharType="separate"/>
        </w:r>
        <w:r w:rsidRPr="000A62DA" w:rsidDel="00A16CD3">
          <w:rPr>
            <w:rStyle w:val="Hyperlink"/>
            <w:lang w:val="en-US"/>
          </w:rPr>
          <w:delText>https://docs.wso2.com/display/ESB481/Best+Practices+for+Mediation</w:delText>
        </w:r>
        <w:r w:rsidR="00116CC7" w:rsidDel="00A16CD3">
          <w:rPr>
            <w:rStyle w:val="Hyperlink"/>
            <w:lang w:val="en-US"/>
          </w:rPr>
          <w:fldChar w:fldCharType="end"/>
        </w:r>
        <w:r w:rsidDel="00A16CD3">
          <w:rPr>
            <w:lang w:val="en-US"/>
          </w:rPr>
          <w:delText xml:space="preserve"> </w:delText>
        </w:r>
      </w:del>
    </w:p>
    <w:p w:rsidR="00740072" w:rsidDel="00A16CD3" w:rsidRDefault="00740072" w:rsidP="002734AA">
      <w:pPr>
        <w:rPr>
          <w:del w:id="874" w:author="Tran Ngoc Ha (DTL.Ship)" w:date="2019-12-20T14:20:00Z"/>
          <w:lang w:val="en-US"/>
        </w:rPr>
      </w:pPr>
    </w:p>
    <w:p w:rsidR="00740072" w:rsidDel="00A16CD3" w:rsidRDefault="00740072" w:rsidP="00740072">
      <w:pPr>
        <w:pStyle w:val="Heading3"/>
        <w:rPr>
          <w:del w:id="875" w:author="Tran Ngoc Ha (DTL.Ship)" w:date="2019-12-20T14:20:00Z"/>
          <w:lang w:val="en-US"/>
        </w:rPr>
      </w:pPr>
      <w:del w:id="876" w:author="Tran Ngoc Ha (DTL.Ship)" w:date="2019-12-20T14:20:00Z">
        <w:r w:rsidDel="00A16CD3">
          <w:rPr>
            <w:lang w:val="en-US"/>
          </w:rPr>
          <w:delText>endpoint design</w:delText>
        </w:r>
      </w:del>
    </w:p>
    <w:p w:rsidR="00740072" w:rsidDel="00A16CD3" w:rsidRDefault="00740072" w:rsidP="002734AA">
      <w:pPr>
        <w:rPr>
          <w:del w:id="877" w:author="Tran Ngoc Ha (DTL.Ship)" w:date="2019-12-20T14:20:00Z"/>
          <w:lang w:val="en-US"/>
        </w:rPr>
      </w:pPr>
      <w:del w:id="878" w:author="Tran Ngoc Ha (DTL.Ship)" w:date="2019-12-20T14:20:00Z">
        <w:r w:rsidDel="00A16CD3">
          <w:rPr>
            <w:lang w:val="en-US"/>
          </w:rPr>
          <w:delText>EndPoints should be stored in the governance registry</w:delText>
        </w:r>
      </w:del>
    </w:p>
    <w:p w:rsidR="001A07A8" w:rsidDel="00A16CD3" w:rsidRDefault="001A07A8" w:rsidP="002734AA">
      <w:pPr>
        <w:rPr>
          <w:del w:id="879" w:author="Tran Ngoc Ha (DTL.Ship)" w:date="2019-12-20T14:20:00Z"/>
          <w:lang w:val="en-US"/>
        </w:rPr>
      </w:pPr>
    </w:p>
    <w:p w:rsidR="00740072" w:rsidDel="00A16CD3" w:rsidRDefault="001A07A8" w:rsidP="002734AA">
      <w:pPr>
        <w:rPr>
          <w:del w:id="880" w:author="Tran Ngoc Ha (DTL.Ship)" w:date="2019-12-20T14:20:00Z"/>
          <w:lang w:val="en-US"/>
        </w:rPr>
      </w:pPr>
      <w:del w:id="881" w:author="Tran Ngoc Ha (DTL.Ship)" w:date="2019-12-20T14:20:00Z">
        <w:r w:rsidDel="00A16CD3">
          <w:rPr>
            <w:lang w:val="en-US"/>
          </w:rPr>
          <w:delText>Always use the Escalus Default Endpoint template.</w:delText>
        </w:r>
      </w:del>
    </w:p>
    <w:p w:rsidR="00CF67A8" w:rsidDel="00A16CD3" w:rsidRDefault="00CF67A8" w:rsidP="002734AA">
      <w:pPr>
        <w:rPr>
          <w:del w:id="882" w:author="Tran Ngoc Ha (DTL.Ship)" w:date="2019-12-20T14:20:00Z"/>
          <w:lang w:val="en-US"/>
        </w:rPr>
      </w:pPr>
    </w:p>
    <w:p w:rsidR="00CF67A8" w:rsidDel="00A16CD3" w:rsidRDefault="00CF67A8" w:rsidP="002734AA">
      <w:pPr>
        <w:rPr>
          <w:del w:id="883" w:author="Tran Ngoc Ha (DTL.Ship)" w:date="2019-12-20T14:20:00Z"/>
          <w:lang w:val="en-US"/>
        </w:rPr>
      </w:pPr>
      <w:del w:id="884" w:author="Tran Ngoc Ha (DTL.Ship)" w:date="2019-12-20T14:20:00Z">
        <w:r w:rsidDel="00A16CD3">
          <w:rPr>
            <w:lang w:val="en-US"/>
          </w:rPr>
          <w:delText>Naming convention :</w:delText>
        </w:r>
      </w:del>
    </w:p>
    <w:p w:rsidR="00E31EB1" w:rsidDel="00A16CD3" w:rsidRDefault="00E31EB1" w:rsidP="00984309">
      <w:pPr>
        <w:pStyle w:val="ListParagraph"/>
        <w:numPr>
          <w:ilvl w:val="0"/>
          <w:numId w:val="16"/>
        </w:numPr>
        <w:rPr>
          <w:del w:id="885" w:author="Tran Ngoc Ha (DTL.Ship)" w:date="2019-12-20T14:20:00Z"/>
          <w:lang w:val="en-US"/>
        </w:rPr>
      </w:pPr>
      <w:del w:id="886" w:author="Tran Ngoc Ha (DTL.Ship)" w:date="2019-12-20T14:20:00Z">
        <w:r w:rsidDel="00A16CD3">
          <w:rPr>
            <w:lang w:val="en-US"/>
          </w:rPr>
          <w:delText>Product : AS,DSS or Mail. AS for services exposed by Application Servers, DSS for services exposed by Data Service Servers. Mail is used only for email end-points</w:delText>
        </w:r>
      </w:del>
    </w:p>
    <w:p w:rsidR="00E31EB1" w:rsidDel="00A16CD3" w:rsidRDefault="00E31EB1" w:rsidP="00984309">
      <w:pPr>
        <w:pStyle w:val="ListParagraph"/>
        <w:numPr>
          <w:ilvl w:val="0"/>
          <w:numId w:val="16"/>
        </w:numPr>
        <w:rPr>
          <w:del w:id="887" w:author="Tran Ngoc Ha (DTL.Ship)" w:date="2019-12-20T14:20:00Z"/>
          <w:lang w:val="en-US"/>
        </w:rPr>
      </w:pPr>
      <w:del w:id="888" w:author="Tran Ngoc Ha (DTL.Ship)" w:date="2019-12-20T14:20:00Z">
        <w:r w:rsidDel="00A16CD3">
          <w:rPr>
            <w:lang w:val="en-US"/>
          </w:rPr>
          <w:delText>Type/Protocole : WS, Rest, JMS, Text.</w:delText>
        </w:r>
      </w:del>
    </w:p>
    <w:p w:rsidR="00E31EB1" w:rsidDel="00A16CD3" w:rsidRDefault="00E31EB1" w:rsidP="00984309">
      <w:pPr>
        <w:pStyle w:val="ListParagraph"/>
        <w:numPr>
          <w:ilvl w:val="0"/>
          <w:numId w:val="16"/>
        </w:numPr>
        <w:rPr>
          <w:del w:id="889" w:author="Tran Ngoc Ha (DTL.Ship)" w:date="2019-12-20T14:20:00Z"/>
          <w:lang w:val="en-US"/>
        </w:rPr>
      </w:pPr>
      <w:del w:id="890" w:author="Tran Ngoc Ha (DTL.Ship)" w:date="2019-12-20T14:20:00Z">
        <w:r w:rsidDel="00A16CD3">
          <w:rPr>
            <w:lang w:val="en-US"/>
          </w:rPr>
          <w:delText>Service Name</w:delText>
        </w:r>
      </w:del>
    </w:p>
    <w:p w:rsidR="00E31EB1" w:rsidDel="00A16CD3" w:rsidRDefault="00E31EB1" w:rsidP="00E31EB1">
      <w:pPr>
        <w:rPr>
          <w:del w:id="891" w:author="Tran Ngoc Ha (DTL.Ship)" w:date="2019-12-20T14:20:00Z"/>
          <w:lang w:val="en-US"/>
        </w:rPr>
      </w:pPr>
    </w:p>
    <w:p w:rsidR="00E31EB1" w:rsidDel="00A16CD3" w:rsidRDefault="00E31EB1" w:rsidP="00E31EB1">
      <w:pPr>
        <w:rPr>
          <w:del w:id="892" w:author="Tran Ngoc Ha (DTL.Ship)" w:date="2019-12-20T14:20:00Z"/>
          <w:lang w:val="en-US"/>
        </w:rPr>
      </w:pPr>
      <w:del w:id="893" w:author="Tran Ngoc Ha (DTL.Ship)" w:date="2019-12-20T14:20:00Z">
        <w:r w:rsidDel="00A16CD3">
          <w:rPr>
            <w:lang w:val="en-US"/>
          </w:rPr>
          <w:delText xml:space="preserve">Ex : </w:delText>
        </w:r>
        <w:r w:rsidRPr="00E31EB1" w:rsidDel="00A16CD3">
          <w:rPr>
            <w:lang w:val="en-US"/>
          </w:rPr>
          <w:delText xml:space="preserve"> </w:delText>
        </w:r>
        <w:r w:rsidR="005F23C0" w:rsidDel="00A16CD3">
          <w:rPr>
            <w:lang w:val="en-US"/>
          </w:rPr>
          <w:delText>AS-WS-ShipmentManagement, DSS-REST-ProductManagement</w:delText>
        </w:r>
      </w:del>
    </w:p>
    <w:p w:rsidR="005F23C0" w:rsidRPr="00E31EB1" w:rsidDel="00A16CD3" w:rsidRDefault="005F23C0" w:rsidP="00E31EB1">
      <w:pPr>
        <w:rPr>
          <w:del w:id="894" w:author="Tran Ngoc Ha (DTL.Ship)" w:date="2019-12-20T14:20:00Z"/>
          <w:lang w:val="en-US"/>
        </w:rPr>
      </w:pPr>
    </w:p>
    <w:p w:rsidR="001A07A8" w:rsidDel="00A16CD3" w:rsidRDefault="001A07A8" w:rsidP="002734AA">
      <w:pPr>
        <w:rPr>
          <w:del w:id="895" w:author="Tran Ngoc Ha (DTL.Ship)" w:date="2019-12-20T14:20:00Z"/>
          <w:lang w:val="en-US"/>
        </w:rPr>
      </w:pPr>
    </w:p>
    <w:p w:rsidR="002734AA" w:rsidDel="00A16CD3" w:rsidRDefault="00740072" w:rsidP="00740072">
      <w:pPr>
        <w:pStyle w:val="Heading3"/>
        <w:rPr>
          <w:del w:id="896" w:author="Tran Ngoc Ha (DTL.Ship)" w:date="2019-12-20T14:20:00Z"/>
          <w:lang w:val="en-US"/>
        </w:rPr>
      </w:pPr>
      <w:del w:id="897" w:author="Tran Ngoc Ha (DTL.Ship)" w:date="2019-12-20T14:20:00Z">
        <w:r w:rsidDel="00A16CD3">
          <w:rPr>
            <w:lang w:val="en-US"/>
          </w:rPr>
          <w:delText>Sequence design</w:delText>
        </w:r>
      </w:del>
    </w:p>
    <w:p w:rsidR="00740072" w:rsidDel="00A16CD3" w:rsidRDefault="00740072" w:rsidP="00740072">
      <w:pPr>
        <w:rPr>
          <w:del w:id="898" w:author="Tran Ngoc Ha (DTL.Ship)" w:date="2019-12-20T14:20:00Z"/>
          <w:lang w:val="en-US"/>
        </w:rPr>
      </w:pPr>
      <w:del w:id="899" w:author="Tran Ngoc Ha (DTL.Ship)" w:date="2019-12-20T14:20:00Z">
        <w:r w:rsidDel="00A16CD3">
          <w:rPr>
            <w:lang w:val="en-US"/>
          </w:rPr>
          <w:delText>Sequence design should be stored in the governance registry</w:delText>
        </w:r>
        <w:r w:rsidR="001A07A8" w:rsidDel="00A16CD3">
          <w:rPr>
            <w:lang w:val="en-US"/>
          </w:rPr>
          <w:delText>.</w:delText>
        </w:r>
      </w:del>
    </w:p>
    <w:p w:rsidR="001A07A8" w:rsidDel="00A16CD3" w:rsidRDefault="001A07A8" w:rsidP="001A07A8">
      <w:pPr>
        <w:rPr>
          <w:del w:id="900" w:author="Tran Ngoc Ha (DTL.Ship)" w:date="2019-12-20T14:20:00Z"/>
          <w:lang w:val="en-US"/>
        </w:rPr>
      </w:pPr>
    </w:p>
    <w:p w:rsidR="001A07A8" w:rsidDel="00A16CD3" w:rsidRDefault="001A07A8" w:rsidP="001A07A8">
      <w:pPr>
        <w:rPr>
          <w:del w:id="901" w:author="Tran Ngoc Ha (DTL.Ship)" w:date="2019-12-20T14:20:00Z"/>
          <w:lang w:val="en-US"/>
        </w:rPr>
      </w:pPr>
      <w:del w:id="902" w:author="Tran Ngoc Ha (DTL.Ship)" w:date="2019-12-20T14:20:00Z">
        <w:r w:rsidDel="00A16CD3">
          <w:rPr>
            <w:lang w:val="en-US"/>
          </w:rPr>
          <w:delText>Always use the Escalus Default Sequence template.</w:delText>
        </w:r>
      </w:del>
    </w:p>
    <w:p w:rsidR="00CF67A8" w:rsidDel="00A16CD3" w:rsidRDefault="00CF67A8" w:rsidP="001A07A8">
      <w:pPr>
        <w:rPr>
          <w:del w:id="903" w:author="Tran Ngoc Ha (DTL.Ship)" w:date="2019-12-20T14:20:00Z"/>
          <w:lang w:val="en-US"/>
        </w:rPr>
      </w:pPr>
    </w:p>
    <w:p w:rsidR="00CF67A8" w:rsidRPr="00CF67A8" w:rsidDel="00A16CD3" w:rsidRDefault="00CF67A8" w:rsidP="00CF67A8">
      <w:pPr>
        <w:pStyle w:val="Heading3"/>
        <w:numPr>
          <w:ilvl w:val="2"/>
          <w:numId w:val="17"/>
        </w:numPr>
        <w:rPr>
          <w:del w:id="904" w:author="Tran Ngoc Ha (DTL.Ship)" w:date="2019-12-20T14:20:00Z"/>
          <w:lang w:val="en-US"/>
        </w:rPr>
      </w:pPr>
      <w:del w:id="905" w:author="Tran Ngoc Ha (DTL.Ship)" w:date="2019-12-20T14:20:00Z">
        <w:r w:rsidRPr="00CF67A8" w:rsidDel="00A16CD3">
          <w:rPr>
            <w:lang w:val="en-US"/>
          </w:rPr>
          <w:delText>Api design</w:delText>
        </w:r>
      </w:del>
    </w:p>
    <w:p w:rsidR="001A07A8" w:rsidRPr="00740072" w:rsidDel="00A16CD3" w:rsidRDefault="001A07A8" w:rsidP="00740072">
      <w:pPr>
        <w:rPr>
          <w:del w:id="906" w:author="Tran Ngoc Ha (DTL.Ship)" w:date="2019-12-20T14:20:00Z"/>
          <w:lang w:val="en-US"/>
        </w:rPr>
      </w:pPr>
    </w:p>
    <w:p w:rsidR="002734AA" w:rsidDel="00A16CD3" w:rsidRDefault="002734AA" w:rsidP="00740072">
      <w:pPr>
        <w:pStyle w:val="Heading3"/>
        <w:rPr>
          <w:del w:id="907" w:author="Tran Ngoc Ha (DTL.Ship)" w:date="2019-12-20T14:20:00Z"/>
          <w:lang w:val="en-US"/>
        </w:rPr>
      </w:pPr>
      <w:del w:id="908" w:author="Tran Ngoc Ha (DTL.Ship)" w:date="2019-12-20T14:20:00Z">
        <w:r w:rsidDel="00A16CD3">
          <w:rPr>
            <w:lang w:val="en-US"/>
          </w:rPr>
          <w:delText>Resource design</w:delText>
        </w:r>
      </w:del>
    </w:p>
    <w:p w:rsidR="00CF67A8" w:rsidRPr="00CF67A8" w:rsidDel="00A16CD3" w:rsidRDefault="00CF67A8" w:rsidP="00CF67A8">
      <w:pPr>
        <w:rPr>
          <w:del w:id="909" w:author="Tran Ngoc Ha (DTL.Ship)" w:date="2019-12-20T14:20:00Z"/>
          <w:lang w:val="en-US"/>
        </w:rPr>
      </w:pPr>
      <w:del w:id="910" w:author="Tran Ngoc Ha (DTL.Ship)" w:date="2019-12-20T14:20:00Z">
        <w:r w:rsidDel="00A16CD3">
          <w:rPr>
            <w:lang w:val="en-US"/>
          </w:rPr>
          <w:delText xml:space="preserve">Naming convention : </w:delText>
        </w:r>
      </w:del>
    </w:p>
    <w:p w:rsidR="002734AA" w:rsidDel="00A16CD3" w:rsidRDefault="002734AA" w:rsidP="00740072">
      <w:pPr>
        <w:pStyle w:val="Heading3"/>
        <w:rPr>
          <w:del w:id="911" w:author="Tran Ngoc Ha (DTL.Ship)" w:date="2019-12-20T14:20:00Z"/>
          <w:lang w:val="en-US"/>
        </w:rPr>
      </w:pPr>
      <w:del w:id="912" w:author="Tran Ngoc Ha (DTL.Ship)" w:date="2019-12-20T14:20:00Z">
        <w:r w:rsidDel="00A16CD3">
          <w:rPr>
            <w:lang w:val="en-US"/>
          </w:rPr>
          <w:delText>inSequence design</w:delText>
        </w:r>
      </w:del>
    </w:p>
    <w:p w:rsidR="002734AA" w:rsidDel="00A16CD3" w:rsidRDefault="002734AA" w:rsidP="00740072">
      <w:pPr>
        <w:pStyle w:val="Heading3"/>
        <w:rPr>
          <w:del w:id="913" w:author="Tran Ngoc Ha (DTL.Ship)" w:date="2019-12-20T14:20:00Z"/>
          <w:lang w:val="en-US"/>
        </w:rPr>
      </w:pPr>
      <w:del w:id="914" w:author="Tran Ngoc Ha (DTL.Ship)" w:date="2019-12-20T14:20:00Z">
        <w:r w:rsidDel="00A16CD3">
          <w:rPr>
            <w:lang w:val="en-US"/>
          </w:rPr>
          <w:delText>outSequence design</w:delText>
        </w:r>
      </w:del>
    </w:p>
    <w:p w:rsidR="00740072" w:rsidDel="00A16CD3" w:rsidRDefault="002734AA" w:rsidP="00740072">
      <w:pPr>
        <w:pStyle w:val="Heading3"/>
        <w:rPr>
          <w:del w:id="915" w:author="Tran Ngoc Ha (DTL.Ship)" w:date="2019-12-20T14:20:00Z"/>
          <w:lang w:val="en-US"/>
        </w:rPr>
      </w:pPr>
      <w:del w:id="916" w:author="Tran Ngoc Ha (DTL.Ship)" w:date="2019-12-20T14:20:00Z">
        <w:r w:rsidDel="00A16CD3">
          <w:rPr>
            <w:lang w:val="en-US"/>
          </w:rPr>
          <w:delText>errorSequence design</w:delText>
        </w:r>
      </w:del>
    </w:p>
    <w:p w:rsidR="00A1045E" w:rsidDel="00A16CD3" w:rsidRDefault="00A1045E" w:rsidP="00A1045E">
      <w:pPr>
        <w:rPr>
          <w:del w:id="917" w:author="Tran Ngoc Ha (DTL.Ship)" w:date="2019-12-20T14:20:00Z"/>
          <w:lang w:val="en-US"/>
        </w:rPr>
      </w:pPr>
      <w:del w:id="918" w:author="Tran Ngoc Ha (DTL.Ship)" w:date="2019-12-20T14:20:00Z">
        <w:r w:rsidDel="00A16CD3">
          <w:rPr>
            <w:lang w:val="en-US"/>
          </w:rPr>
          <w:delText>The sequence should return the following fields:</w:delText>
        </w:r>
      </w:del>
    </w:p>
    <w:p w:rsidR="00A1045E" w:rsidDel="00A16CD3" w:rsidRDefault="00A1045E" w:rsidP="00A1045E">
      <w:pPr>
        <w:rPr>
          <w:del w:id="919" w:author="Tran Ngoc Ha (DTL.Ship)" w:date="2019-12-20T14:20:00Z"/>
          <w:lang w:val="en-US"/>
        </w:rPr>
      </w:pPr>
      <w:del w:id="920" w:author="Tran Ngoc Ha (DTL.Ship)" w:date="2019-12-20T14:20:00Z">
        <w:r w:rsidDel="00A16CD3">
          <w:rPr>
            <w:lang w:val="en-US"/>
          </w:rPr>
          <w:delText>“http_code”, “message”, “internal_error_code”, “details_url”</w:delText>
        </w:r>
      </w:del>
    </w:p>
    <w:p w:rsidR="00A1045E" w:rsidRPr="00A1045E" w:rsidDel="00A16CD3" w:rsidRDefault="00A1045E" w:rsidP="00A1045E">
      <w:pPr>
        <w:rPr>
          <w:del w:id="921" w:author="Tran Ngoc Ha (DTL.Ship)" w:date="2019-12-20T14:20:00Z"/>
          <w:lang w:val="en-US"/>
        </w:rPr>
      </w:pPr>
    </w:p>
    <w:p w:rsidR="00740072" w:rsidDel="00A16CD3" w:rsidRDefault="00740072" w:rsidP="00740072">
      <w:pPr>
        <w:pStyle w:val="Heading3"/>
        <w:rPr>
          <w:del w:id="922" w:author="Tran Ngoc Ha (DTL.Ship)" w:date="2019-12-20T14:20:00Z"/>
          <w:lang w:val="en-US"/>
        </w:rPr>
      </w:pPr>
      <w:del w:id="923" w:author="Tran Ngoc Ha (DTL.Ship)" w:date="2019-12-20T14:20:00Z">
        <w:r w:rsidDel="00A16CD3">
          <w:rPr>
            <w:lang w:val="en-US"/>
          </w:rPr>
          <w:delText>Proxy design</w:delText>
        </w:r>
      </w:del>
    </w:p>
    <w:p w:rsidR="00740072" w:rsidDel="00A16CD3" w:rsidRDefault="00740072" w:rsidP="00740072">
      <w:pPr>
        <w:pStyle w:val="Heading3"/>
        <w:rPr>
          <w:del w:id="924" w:author="Tran Ngoc Ha (DTL.Ship)" w:date="2019-12-20T14:20:00Z"/>
          <w:lang w:val="en-US"/>
        </w:rPr>
      </w:pPr>
      <w:del w:id="925" w:author="Tran Ngoc Ha (DTL.Ship)" w:date="2019-12-20T14:20:00Z">
        <w:r w:rsidDel="00A16CD3">
          <w:rPr>
            <w:lang w:val="en-US"/>
          </w:rPr>
          <w:delText>Mediator design</w:delText>
        </w:r>
      </w:del>
    </w:p>
    <w:p w:rsidR="00740072" w:rsidDel="00A16CD3" w:rsidRDefault="00740072" w:rsidP="002734AA">
      <w:pPr>
        <w:rPr>
          <w:del w:id="926" w:author="Tran Ngoc Ha (DTL.Ship)" w:date="2019-12-20T14:20:00Z"/>
          <w:lang w:val="en-US"/>
        </w:rPr>
      </w:pPr>
    </w:p>
    <w:p w:rsidR="002734AA" w:rsidRPr="002734AA" w:rsidDel="00A16CD3" w:rsidRDefault="002734AA" w:rsidP="002734AA">
      <w:pPr>
        <w:rPr>
          <w:del w:id="927" w:author="Tran Ngoc Ha (DTL.Ship)" w:date="2019-12-20T14:20:00Z"/>
          <w:lang w:val="en-US"/>
        </w:rPr>
      </w:pPr>
    </w:p>
    <w:p w:rsidR="005144E3" w:rsidDel="00A16CD3" w:rsidRDefault="005144E3" w:rsidP="005144E3">
      <w:pPr>
        <w:pStyle w:val="Heading2"/>
        <w:rPr>
          <w:del w:id="928" w:author="Tran Ngoc Ha (DTL.Ship)" w:date="2019-12-20T14:20:00Z"/>
          <w:lang w:val="en-US"/>
        </w:rPr>
      </w:pPr>
      <w:del w:id="929" w:author="Tran Ngoc Ha (DTL.Ship)" w:date="2019-12-20T14:20:00Z">
        <w:r w:rsidDel="00A16CD3">
          <w:rPr>
            <w:lang w:val="en-US"/>
          </w:rPr>
          <w:delText>WSO² Application Server usage</w:delText>
        </w:r>
      </w:del>
    </w:p>
    <w:p w:rsidR="007E18B2" w:rsidDel="00A16CD3" w:rsidRDefault="00275D52" w:rsidP="00984309">
      <w:pPr>
        <w:rPr>
          <w:del w:id="930" w:author="Tran Ngoc Ha (DTL.Ship)" w:date="2019-12-20T14:20:00Z"/>
          <w:lang w:val="en-US"/>
        </w:rPr>
      </w:pPr>
      <w:del w:id="931" w:author="Tran Ngoc Ha (DTL.Ship)" w:date="2019-12-20T14:20:00Z">
        <w:r w:rsidDel="00A16CD3">
          <w:rPr>
            <w:lang w:val="en-US"/>
          </w:rPr>
          <w:delText>Before starting to use the Application Server, you must read the following article in the WSO2 documentation about class-loading</w:delText>
        </w:r>
        <w:r w:rsidR="007E18B2" w:rsidDel="00A16CD3">
          <w:rPr>
            <w:lang w:val="en-US"/>
          </w:rPr>
          <w:delText>:</w:delText>
        </w:r>
      </w:del>
    </w:p>
    <w:p w:rsidR="00275D52" w:rsidRPr="00275D52" w:rsidDel="00A16CD3" w:rsidRDefault="00116CC7" w:rsidP="00984309">
      <w:pPr>
        <w:rPr>
          <w:del w:id="932" w:author="Tran Ngoc Ha (DTL.Ship)" w:date="2019-12-20T14:20:00Z"/>
          <w:lang w:val="en-US"/>
        </w:rPr>
      </w:pPr>
      <w:del w:id="933" w:author="Tran Ngoc Ha (DTL.Ship)" w:date="2019-12-20T14:20:00Z">
        <w:r w:rsidDel="00A16CD3">
          <w:fldChar w:fldCharType="begin"/>
        </w:r>
        <w:r w:rsidDel="00A16CD3">
          <w:delInstrText xml:space="preserve"> HYPERLINK "https://docs.wso2.com/display/AS521/Webapp+ClassLoading" </w:delInstrText>
        </w:r>
        <w:r w:rsidDel="00A16CD3">
          <w:fldChar w:fldCharType="separate"/>
        </w:r>
        <w:r w:rsidR="007E18B2" w:rsidRPr="00E9109F" w:rsidDel="00A16CD3">
          <w:rPr>
            <w:rStyle w:val="Hyperlink"/>
            <w:lang w:val="en-US"/>
          </w:rPr>
          <w:delText>https://docs.wso2.com/display/AS521/Webapp+ClassLoading</w:delText>
        </w:r>
        <w:r w:rsidDel="00A16CD3">
          <w:rPr>
            <w:rStyle w:val="Hyperlink"/>
            <w:lang w:val="en-US"/>
          </w:rPr>
          <w:fldChar w:fldCharType="end"/>
        </w:r>
        <w:r w:rsidR="007E18B2" w:rsidDel="00A16CD3">
          <w:rPr>
            <w:lang w:val="en-US"/>
          </w:rPr>
          <w:delText xml:space="preserve"> </w:delText>
        </w:r>
      </w:del>
    </w:p>
    <w:p w:rsidR="005144E3" w:rsidRPr="005144E3" w:rsidDel="00A16CD3" w:rsidRDefault="005144E3" w:rsidP="005144E3">
      <w:pPr>
        <w:rPr>
          <w:del w:id="934" w:author="Tran Ngoc Ha (DTL.Ship)" w:date="2019-12-20T14:20:00Z"/>
          <w:lang w:val="en-US"/>
        </w:rPr>
      </w:pPr>
    </w:p>
    <w:p w:rsidR="005144E3" w:rsidRPr="005144E3" w:rsidDel="00A16CD3" w:rsidRDefault="005144E3" w:rsidP="005144E3">
      <w:pPr>
        <w:pStyle w:val="Heading2"/>
        <w:rPr>
          <w:del w:id="935" w:author="Tran Ngoc Ha (DTL.Ship)" w:date="2019-12-20T14:20:00Z"/>
          <w:lang w:val="en-US"/>
        </w:rPr>
      </w:pPr>
      <w:del w:id="936" w:author="Tran Ngoc Ha (DTL.Ship)" w:date="2019-12-20T14:20:00Z">
        <w:r w:rsidDel="00A16CD3">
          <w:rPr>
            <w:lang w:val="en-US"/>
          </w:rPr>
          <w:delText>WSO² Business Rules Server usage</w:delText>
        </w:r>
      </w:del>
    </w:p>
    <w:p w:rsidR="005144E3" w:rsidDel="00A16CD3" w:rsidRDefault="005144E3" w:rsidP="005144E3">
      <w:pPr>
        <w:pStyle w:val="Heading2"/>
        <w:rPr>
          <w:del w:id="937" w:author="Tran Ngoc Ha (DTL.Ship)" w:date="2019-12-20T14:20:00Z"/>
          <w:lang w:val="en-US"/>
        </w:rPr>
      </w:pPr>
      <w:del w:id="938" w:author="Tran Ngoc Ha (DTL.Ship)" w:date="2019-12-20T14:20:00Z">
        <w:r w:rsidDel="00A16CD3">
          <w:rPr>
            <w:lang w:val="en-US"/>
          </w:rPr>
          <w:delText>WSO² Id</w:delText>
        </w:r>
        <w:r w:rsidR="00D56B86" w:rsidDel="00A16CD3">
          <w:rPr>
            <w:lang w:val="en-US"/>
          </w:rPr>
          <w:delText>entity</w:delText>
        </w:r>
        <w:r w:rsidDel="00A16CD3">
          <w:rPr>
            <w:lang w:val="en-US"/>
          </w:rPr>
          <w:delText xml:space="preserve"> Server usage</w:delText>
        </w:r>
      </w:del>
    </w:p>
    <w:p w:rsidR="005144E3" w:rsidDel="00A16CD3" w:rsidRDefault="005144E3" w:rsidP="005144E3">
      <w:pPr>
        <w:rPr>
          <w:del w:id="939" w:author="Tran Ngoc Ha (DTL.Ship)" w:date="2019-12-20T14:20:00Z"/>
          <w:lang w:val="en-US"/>
        </w:rPr>
      </w:pPr>
    </w:p>
    <w:p w:rsidR="005144E3" w:rsidDel="00A16CD3" w:rsidRDefault="005144E3" w:rsidP="005144E3">
      <w:pPr>
        <w:rPr>
          <w:del w:id="940" w:author="Tran Ngoc Ha (DTL.Ship)" w:date="2019-12-20T14:20:00Z"/>
          <w:lang w:val="en-US"/>
        </w:rPr>
      </w:pPr>
    </w:p>
    <w:p w:rsidR="005144E3" w:rsidDel="00A16CD3" w:rsidRDefault="00544C75" w:rsidP="00544C75">
      <w:pPr>
        <w:pStyle w:val="Heading1"/>
        <w:rPr>
          <w:del w:id="941" w:author="Tran Ngoc Ha (DTL.Ship)" w:date="2019-12-20T14:20:00Z"/>
          <w:lang w:val="en-US"/>
        </w:rPr>
      </w:pPr>
      <w:del w:id="942" w:author="Tran Ngoc Ha (DTL.Ship)" w:date="2019-12-20T14:20:00Z">
        <w:r w:rsidDel="00A16CD3">
          <w:rPr>
            <w:lang w:val="en-US"/>
          </w:rPr>
          <w:delText>Java code implementation</w:delText>
        </w:r>
      </w:del>
    </w:p>
    <w:p w:rsidR="005144E3" w:rsidDel="00A16CD3" w:rsidRDefault="00D56B86" w:rsidP="00D56B86">
      <w:pPr>
        <w:pStyle w:val="Heading2"/>
        <w:rPr>
          <w:del w:id="943" w:author="Tran Ngoc Ha (DTL.Ship)" w:date="2019-12-20T14:20:00Z"/>
          <w:lang w:val="en-US"/>
        </w:rPr>
      </w:pPr>
      <w:del w:id="944" w:author="Tran Ngoc Ha (DTL.Ship)" w:date="2019-12-20T14:20:00Z">
        <w:r w:rsidDel="00A16CD3">
          <w:rPr>
            <w:lang w:val="en-US"/>
          </w:rPr>
          <w:delText>Services naming convention</w:delText>
        </w:r>
      </w:del>
    </w:p>
    <w:p w:rsidR="00D56B86" w:rsidRPr="00D56B86" w:rsidDel="00A16CD3" w:rsidRDefault="00D56B86" w:rsidP="00D56B86">
      <w:pPr>
        <w:rPr>
          <w:del w:id="945" w:author="Tran Ngoc Ha (DTL.Ship)" w:date="2019-12-20T14:20:00Z"/>
          <w:lang w:val="en-US"/>
        </w:rPr>
      </w:pPr>
      <w:del w:id="946" w:author="Tran Ngoc Ha (DTL.Ship)" w:date="2019-12-20T14:20:00Z">
        <w:r w:rsidDel="00A16CD3">
          <w:rPr>
            <w:lang w:val="en-US"/>
          </w:rPr>
          <w:delText>Package: com.neopost.</w:delText>
        </w:r>
        <w:r w:rsidR="0056242A" w:rsidDel="00A16CD3">
          <w:rPr>
            <w:lang w:val="en-US"/>
          </w:rPr>
          <w:delText>{projectName}.</w:delText>
        </w:r>
        <w:r w:rsidDel="00A16CD3">
          <w:rPr>
            <w:lang w:val="en-US"/>
          </w:rPr>
          <w:delText>{logicalLayer}.{ServicesGroup}.{Service}</w:delText>
        </w:r>
      </w:del>
    </w:p>
    <w:p w:rsidR="005144E3" w:rsidDel="00A16CD3" w:rsidRDefault="005144E3" w:rsidP="005144E3">
      <w:pPr>
        <w:rPr>
          <w:del w:id="947" w:author="Tran Ngoc Ha (DTL.Ship)" w:date="2019-12-20T14:20:00Z"/>
          <w:lang w:val="en-US"/>
        </w:rPr>
      </w:pPr>
    </w:p>
    <w:p w:rsidR="00275D52" w:rsidDel="00A16CD3" w:rsidRDefault="00275D52" w:rsidP="005144E3">
      <w:pPr>
        <w:rPr>
          <w:del w:id="948" w:author="Tran Ngoc Ha (DTL.Ship)" w:date="2019-12-20T14:20:00Z"/>
          <w:lang w:val="en-US"/>
        </w:rPr>
      </w:pPr>
      <w:del w:id="949" w:author="Tran Ngoc Ha (DTL.Ship)" w:date="2019-12-20T14:20:00Z">
        <w:r w:rsidDel="00A16CD3">
          <w:rPr>
            <w:lang w:val="en-US"/>
          </w:rPr>
          <w:delText>Actually the projectName is “escalus”.</w:delText>
        </w:r>
      </w:del>
    </w:p>
    <w:p w:rsidR="00275D52" w:rsidDel="00A16CD3" w:rsidRDefault="00275D52" w:rsidP="005144E3">
      <w:pPr>
        <w:rPr>
          <w:del w:id="950" w:author="Tran Ngoc Ha (DTL.Ship)" w:date="2019-12-20T14:20:00Z"/>
          <w:lang w:val="en-US"/>
        </w:rPr>
      </w:pPr>
      <w:del w:id="951" w:author="Tran Ngoc Ha (DTL.Ship)" w:date="2019-12-20T14:20:00Z">
        <w:r w:rsidDel="00A16CD3">
          <w:rPr>
            <w:lang w:val="en-US"/>
          </w:rPr>
          <w:delText>The Logical layer are:</w:delText>
        </w:r>
      </w:del>
    </w:p>
    <w:p w:rsidR="00275D52" w:rsidDel="00A16CD3" w:rsidRDefault="00275D52" w:rsidP="00984309">
      <w:pPr>
        <w:pStyle w:val="ListParagraph"/>
        <w:numPr>
          <w:ilvl w:val="0"/>
          <w:numId w:val="33"/>
        </w:numPr>
        <w:rPr>
          <w:del w:id="952" w:author="Tran Ngoc Ha (DTL.Ship)" w:date="2019-12-20T14:20:00Z"/>
          <w:lang w:val="en-US"/>
        </w:rPr>
      </w:pPr>
      <w:del w:id="953" w:author="Tran Ngoc Ha (DTL.Ship)" w:date="2019-12-20T14:20:00Z">
        <w:r w:rsidDel="00A16CD3">
          <w:rPr>
            <w:lang w:val="en-US"/>
          </w:rPr>
          <w:delText>Data</w:delText>
        </w:r>
      </w:del>
    </w:p>
    <w:p w:rsidR="00275D52" w:rsidDel="00A16CD3" w:rsidRDefault="00275D52" w:rsidP="00984309">
      <w:pPr>
        <w:pStyle w:val="ListParagraph"/>
        <w:numPr>
          <w:ilvl w:val="0"/>
          <w:numId w:val="33"/>
        </w:numPr>
        <w:rPr>
          <w:del w:id="954" w:author="Tran Ngoc Ha (DTL.Ship)" w:date="2019-12-20T14:20:00Z"/>
          <w:lang w:val="en-US"/>
        </w:rPr>
      </w:pPr>
      <w:del w:id="955" w:author="Tran Ngoc Ha (DTL.Ship)" w:date="2019-12-20T14:20:00Z">
        <w:r w:rsidDel="00A16CD3">
          <w:rPr>
            <w:lang w:val="en-US"/>
          </w:rPr>
          <w:delText>Business</w:delText>
        </w:r>
      </w:del>
    </w:p>
    <w:p w:rsidR="00275D52" w:rsidDel="00A16CD3" w:rsidRDefault="00275D52" w:rsidP="00984309">
      <w:pPr>
        <w:pStyle w:val="ListParagraph"/>
        <w:numPr>
          <w:ilvl w:val="0"/>
          <w:numId w:val="33"/>
        </w:numPr>
        <w:rPr>
          <w:del w:id="956" w:author="Tran Ngoc Ha (DTL.Ship)" w:date="2019-12-20T14:20:00Z"/>
          <w:lang w:val="en-US"/>
        </w:rPr>
      </w:pPr>
      <w:del w:id="957" w:author="Tran Ngoc Ha (DTL.Ship)" w:date="2019-12-20T14:20:00Z">
        <w:r w:rsidDel="00A16CD3">
          <w:rPr>
            <w:lang w:val="en-US"/>
          </w:rPr>
          <w:delText>Common</w:delText>
        </w:r>
      </w:del>
    </w:p>
    <w:p w:rsidR="00275D52" w:rsidRPr="00275D52" w:rsidDel="00A16CD3" w:rsidRDefault="00275D52" w:rsidP="00984309">
      <w:pPr>
        <w:pStyle w:val="ListParagraph"/>
        <w:rPr>
          <w:del w:id="958" w:author="Tran Ngoc Ha (DTL.Ship)" w:date="2019-12-20T14:20:00Z"/>
          <w:lang w:val="en-US"/>
        </w:rPr>
      </w:pPr>
    </w:p>
    <w:p w:rsidR="0056242A" w:rsidDel="00A16CD3" w:rsidRDefault="0056242A" w:rsidP="005144E3">
      <w:pPr>
        <w:rPr>
          <w:del w:id="959" w:author="Tran Ngoc Ha (DTL.Ship)" w:date="2019-12-20T14:20:00Z"/>
          <w:lang w:val="en-US"/>
        </w:rPr>
      </w:pPr>
    </w:p>
    <w:p w:rsidR="00D56B86" w:rsidDel="00A16CD3" w:rsidRDefault="00D56B86" w:rsidP="00D56B86">
      <w:pPr>
        <w:pStyle w:val="Heading2"/>
        <w:rPr>
          <w:del w:id="960" w:author="Tran Ngoc Ha (DTL.Ship)" w:date="2019-12-20T14:20:00Z"/>
          <w:lang w:val="en-US"/>
        </w:rPr>
      </w:pPr>
      <w:del w:id="961" w:author="Tran Ngoc Ha (DTL.Ship)" w:date="2019-12-20T14:20:00Z">
        <w:r w:rsidDel="00A16CD3">
          <w:rPr>
            <w:lang w:val="en-US"/>
          </w:rPr>
          <w:delText>Object entities naming convention</w:delText>
        </w:r>
      </w:del>
    </w:p>
    <w:p w:rsidR="0056242A" w:rsidDel="00A16CD3" w:rsidRDefault="0056242A" w:rsidP="00D56B86">
      <w:pPr>
        <w:rPr>
          <w:del w:id="962" w:author="Tran Ngoc Ha (DTL.Ship)" w:date="2019-12-20T14:20:00Z"/>
          <w:lang w:val="en-US"/>
        </w:rPr>
      </w:pPr>
    </w:p>
    <w:p w:rsidR="0056242A" w:rsidDel="00A16CD3" w:rsidRDefault="0056242A" w:rsidP="00D56B86">
      <w:pPr>
        <w:rPr>
          <w:del w:id="963" w:author="Tran Ngoc Ha (DTL.Ship)" w:date="2019-12-20T14:20:00Z"/>
          <w:lang w:val="en-US"/>
        </w:rPr>
      </w:pPr>
    </w:p>
    <w:p w:rsidR="00D56B86" w:rsidRPr="00D56B86" w:rsidDel="00A16CD3" w:rsidRDefault="00D56B86" w:rsidP="00D56B86">
      <w:pPr>
        <w:rPr>
          <w:del w:id="964" w:author="Tran Ngoc Ha (DTL.Ship)" w:date="2019-12-20T14:20:00Z"/>
          <w:lang w:val="en-US"/>
        </w:rPr>
      </w:pPr>
      <w:del w:id="965" w:author="Tran Ngoc Ha (DTL.Ship)" w:date="2019-12-20T14:20:00Z">
        <w:r w:rsidDel="00A16CD3">
          <w:rPr>
            <w:lang w:val="en-US"/>
          </w:rPr>
          <w:delText>Package: com.neopost.</w:delText>
        </w:r>
        <w:r w:rsidR="0056242A" w:rsidDel="00A16CD3">
          <w:rPr>
            <w:lang w:val="en-US"/>
          </w:rPr>
          <w:delText>{projectName}.</w:delText>
        </w:r>
        <w:r w:rsidR="00031B59" w:rsidDel="00A16CD3">
          <w:rPr>
            <w:lang w:val="en-US"/>
          </w:rPr>
          <w:delText>data.entities</w:delText>
        </w:r>
        <w:r w:rsidDel="00A16CD3">
          <w:rPr>
            <w:lang w:val="en-US"/>
          </w:rPr>
          <w:delText>.{EntitiesGroup}.{Entity}</w:delText>
        </w:r>
      </w:del>
    </w:p>
    <w:p w:rsidR="00D56B86" w:rsidRPr="00D56B86" w:rsidDel="00A16CD3" w:rsidRDefault="00D56B86" w:rsidP="00D56B86">
      <w:pPr>
        <w:rPr>
          <w:del w:id="966" w:author="Tran Ngoc Ha (DTL.Ship)" w:date="2019-12-20T14:20:00Z"/>
          <w:lang w:val="en-US"/>
        </w:rPr>
      </w:pPr>
    </w:p>
    <w:p w:rsidR="00E4768B" w:rsidDel="00A16CD3" w:rsidRDefault="00C54A81" w:rsidP="00984309">
      <w:pPr>
        <w:pStyle w:val="Heading2"/>
        <w:rPr>
          <w:del w:id="967" w:author="Tran Ngoc Ha (DTL.Ship)" w:date="2019-12-20T14:20:00Z"/>
          <w:lang w:val="en-US"/>
        </w:rPr>
      </w:pPr>
      <w:del w:id="968" w:author="Tran Ngoc Ha (DTL.Ship)" w:date="2019-12-20T14:20:00Z">
        <w:r w:rsidDel="00A16CD3">
          <w:rPr>
            <w:lang w:val="en-US"/>
          </w:rPr>
          <w:delText>Java Code Formatting</w:delText>
        </w:r>
      </w:del>
    </w:p>
    <w:p w:rsidR="00C54A81" w:rsidDel="00A16CD3" w:rsidRDefault="00C54A81" w:rsidP="00984309">
      <w:pPr>
        <w:rPr>
          <w:del w:id="969" w:author="Tran Ngoc Ha (DTL.Ship)" w:date="2019-12-20T14:20:00Z"/>
          <w:lang w:val="en-US"/>
        </w:rPr>
      </w:pPr>
      <w:del w:id="970" w:author="Tran Ngoc Ha (DTL.Ship)" w:date="2019-12-20T14:20:00Z">
        <w:r w:rsidDel="00A16CD3">
          <w:rPr>
            <w:lang w:val="en-US"/>
          </w:rPr>
          <w:delText>To avoid to have different java formatting in our source control which could create some issue specially to merge the code, there are some Eclipse Formatters defined in your “</w:delText>
        </w:r>
        <w:r w:rsidRPr="00C54A81" w:rsidDel="00A16CD3">
          <w:rPr>
            <w:lang w:val="en-US"/>
          </w:rPr>
          <w:delText>repo-svn\branches\escalu</w:delText>
        </w:r>
        <w:r w:rsidR="00925667" w:rsidDel="00A16CD3">
          <w:rPr>
            <w:lang w:val="en-US"/>
          </w:rPr>
          <w:delText>s-project\0.0.1\conf\eclipse</w:delText>
        </w:r>
        <w:r w:rsidDel="00A16CD3">
          <w:rPr>
            <w:lang w:val="en-US"/>
          </w:rPr>
          <w:delText xml:space="preserve">” </w:delText>
        </w:r>
        <w:r w:rsidR="00D47102" w:rsidDel="00A16CD3">
          <w:rPr>
            <w:lang w:val="en-US"/>
          </w:rPr>
          <w:delText>.</w:delText>
        </w:r>
      </w:del>
    </w:p>
    <w:p w:rsidR="00D47102" w:rsidDel="00A16CD3" w:rsidRDefault="00D47102" w:rsidP="00984309">
      <w:pPr>
        <w:rPr>
          <w:del w:id="971" w:author="Tran Ngoc Ha (DTL.Ship)" w:date="2019-12-20T14:20:00Z"/>
          <w:lang w:val="en-US"/>
        </w:rPr>
      </w:pPr>
    </w:p>
    <w:p w:rsidR="00D47102" w:rsidDel="00A16CD3" w:rsidRDefault="00D47102" w:rsidP="00984309">
      <w:pPr>
        <w:rPr>
          <w:del w:id="972" w:author="Tran Ngoc Ha (DTL.Ship)" w:date="2019-12-20T14:20:00Z"/>
          <w:lang w:val="en-US"/>
        </w:rPr>
      </w:pPr>
      <w:del w:id="973" w:author="Tran Ngoc Ha (DTL.Ship)" w:date="2019-12-20T14:20:00Z">
        <w:r w:rsidDel="00A16CD3">
          <w:rPr>
            <w:lang w:val="en-US"/>
          </w:rPr>
          <w:delText>At startup of your development environment you must import these files in your Eclipse.</w:delText>
        </w:r>
      </w:del>
    </w:p>
    <w:p w:rsidR="00D47102" w:rsidDel="00A16CD3" w:rsidRDefault="00D47102" w:rsidP="00984309">
      <w:pPr>
        <w:rPr>
          <w:del w:id="974" w:author="Tran Ngoc Ha (DTL.Ship)" w:date="2019-12-20T14:20:00Z"/>
          <w:lang w:val="en-US"/>
        </w:rPr>
      </w:pPr>
    </w:p>
    <w:p w:rsidR="00D47102" w:rsidDel="00A16CD3" w:rsidRDefault="00D47102" w:rsidP="00984309">
      <w:pPr>
        <w:rPr>
          <w:del w:id="975" w:author="Tran Ngoc Ha (DTL.Ship)" w:date="2019-12-20T14:20:00Z"/>
          <w:lang w:val="en-US"/>
        </w:rPr>
      </w:pPr>
      <w:del w:id="976" w:author="Tran Ngoc Ha (DTL.Ship)" w:date="2019-12-20T14:20:00Z">
        <w:r w:rsidDel="00A16CD3">
          <w:rPr>
            <w:noProof/>
            <w:lang w:val="en-US" w:bidi="he-IL"/>
          </w:rPr>
          <w:drawing>
            <wp:inline distT="0" distB="0" distL="0" distR="0" wp14:anchorId="3CF6330D" wp14:editId="4C115F7A">
              <wp:extent cx="5759450" cy="1972272"/>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59450" cy="1972272"/>
                      </a:xfrm>
                      <a:prstGeom prst="rect">
                        <a:avLst/>
                      </a:prstGeom>
                    </pic:spPr>
                  </pic:pic>
                </a:graphicData>
              </a:graphic>
            </wp:inline>
          </w:drawing>
        </w:r>
      </w:del>
    </w:p>
    <w:p w:rsidR="00C54A81" w:rsidDel="00A16CD3" w:rsidRDefault="00C54A81" w:rsidP="00984309">
      <w:pPr>
        <w:rPr>
          <w:del w:id="977" w:author="Tran Ngoc Ha (DTL.Ship)" w:date="2019-12-20T14:20:00Z"/>
          <w:lang w:val="en-US"/>
        </w:rPr>
      </w:pPr>
    </w:p>
    <w:p w:rsidR="005859ED" w:rsidDel="00A16CD3" w:rsidRDefault="005859ED" w:rsidP="00984309">
      <w:pPr>
        <w:rPr>
          <w:del w:id="978" w:author="Tran Ngoc Ha (DTL.Ship)" w:date="2019-12-20T14:20:00Z"/>
          <w:lang w:val="en-US"/>
        </w:rPr>
      </w:pPr>
    </w:p>
    <w:p w:rsidR="005859ED" w:rsidDel="00A16CD3" w:rsidRDefault="005859ED" w:rsidP="00984309">
      <w:pPr>
        <w:pStyle w:val="Heading2"/>
        <w:rPr>
          <w:del w:id="979" w:author="Tran Ngoc Ha (DTL.Ship)" w:date="2019-12-20T14:20:00Z"/>
          <w:lang w:val="en-US"/>
        </w:rPr>
      </w:pPr>
      <w:del w:id="980" w:author="Tran Ngoc Ha (DTL.Ship)" w:date="2019-12-20T14:20:00Z">
        <w:r w:rsidDel="00A16CD3">
          <w:rPr>
            <w:lang w:val="en-US"/>
          </w:rPr>
          <w:delText>MAVEN best practices</w:delText>
        </w:r>
      </w:del>
    </w:p>
    <w:p w:rsidR="005859ED" w:rsidDel="00A16CD3" w:rsidRDefault="005859ED" w:rsidP="00984309">
      <w:pPr>
        <w:rPr>
          <w:del w:id="981" w:author="Tran Ngoc Ha (DTL.Ship)" w:date="2019-12-20T14:20:00Z"/>
          <w:lang w:val="en-US"/>
        </w:rPr>
      </w:pPr>
    </w:p>
    <w:p w:rsidR="009A75EE" w:rsidDel="00A16CD3" w:rsidRDefault="009A75EE" w:rsidP="00984309">
      <w:pPr>
        <w:rPr>
          <w:del w:id="982" w:author="Tran Ngoc Ha (DTL.Ship)" w:date="2019-12-20T14:20:00Z"/>
          <w:lang w:val="en-US"/>
        </w:rPr>
      </w:pPr>
      <w:del w:id="983" w:author="Tran Ngoc Ha (DTL.Ship)" w:date="2019-12-20T14:20:00Z">
        <w:r w:rsidDel="00A16CD3">
          <w:rPr>
            <w:lang w:val="en-US"/>
          </w:rPr>
          <w:delText>Maven is the project management build tool in the Java world. At the beginning you should know what Maven is. To achieve that there are a lot of documentation on the web like the following o</w:delText>
        </w:r>
        <w:r w:rsidR="00683E55" w:rsidDel="00A16CD3">
          <w:rPr>
            <w:lang w:val="en-US"/>
          </w:rPr>
          <w:delText>ne</w:delText>
        </w:r>
        <w:r w:rsidDel="00A16CD3">
          <w:rPr>
            <w:lang w:val="en-US"/>
          </w:rPr>
          <w:delText>:</w:delText>
        </w:r>
      </w:del>
    </w:p>
    <w:p w:rsidR="00683E55" w:rsidDel="00A16CD3" w:rsidRDefault="00116CC7" w:rsidP="00984309">
      <w:pPr>
        <w:pStyle w:val="ListParagraph"/>
        <w:numPr>
          <w:ilvl w:val="0"/>
          <w:numId w:val="36"/>
        </w:numPr>
        <w:rPr>
          <w:del w:id="984" w:author="Tran Ngoc Ha (DTL.Ship)" w:date="2019-12-20T14:20:00Z"/>
          <w:lang w:val="en-US"/>
        </w:rPr>
      </w:pPr>
      <w:del w:id="985" w:author="Tran Ngoc Ha (DTL.Ship)" w:date="2019-12-20T14:20:00Z">
        <w:r w:rsidDel="00A16CD3">
          <w:fldChar w:fldCharType="begin"/>
        </w:r>
        <w:r w:rsidDel="00A16CD3">
          <w:delInstrText xml:space="preserve"> HYPERLINK "http://books.sonatype.com/mvnref-book/reference/index.html" </w:delInstrText>
        </w:r>
        <w:r w:rsidDel="00A16CD3">
          <w:fldChar w:fldCharType="separate"/>
        </w:r>
        <w:r w:rsidR="00683E55" w:rsidRPr="004A4B58" w:rsidDel="00A16CD3">
          <w:rPr>
            <w:rStyle w:val="Hyperlink"/>
            <w:lang w:val="en-US"/>
          </w:rPr>
          <w:delText>http://books.sonatype.com/mvnref-book/reference/index.html</w:delText>
        </w:r>
        <w:r w:rsidDel="00A16CD3">
          <w:rPr>
            <w:rStyle w:val="Hyperlink"/>
            <w:lang w:val="en-US"/>
          </w:rPr>
          <w:fldChar w:fldCharType="end"/>
        </w:r>
      </w:del>
    </w:p>
    <w:p w:rsidR="00683E55" w:rsidDel="00A16CD3" w:rsidRDefault="00683E55" w:rsidP="00984309">
      <w:pPr>
        <w:rPr>
          <w:del w:id="986" w:author="Tran Ngoc Ha (DTL.Ship)" w:date="2019-12-20T14:20:00Z"/>
          <w:lang w:val="en-US"/>
        </w:rPr>
      </w:pPr>
    </w:p>
    <w:p w:rsidR="00683E55" w:rsidDel="00A16CD3" w:rsidRDefault="00683E55" w:rsidP="00984309">
      <w:pPr>
        <w:rPr>
          <w:del w:id="987" w:author="Tran Ngoc Ha (DTL.Ship)" w:date="2019-12-20T14:20:00Z"/>
          <w:lang w:val="en-US"/>
        </w:rPr>
      </w:pPr>
      <w:del w:id="988" w:author="Tran Ngoc Ha (DTL.Ship)" w:date="2019-12-20T14:20:00Z">
        <w:r w:rsidDel="00A16CD3">
          <w:rPr>
            <w:lang w:val="en-US"/>
          </w:rPr>
          <w:delText>The link above is the reference guide for Maven. This is an online book that you can check each time you have a doubt.</w:delText>
        </w:r>
      </w:del>
    </w:p>
    <w:p w:rsidR="00683E55" w:rsidDel="00A16CD3" w:rsidRDefault="00683E55" w:rsidP="00984309">
      <w:pPr>
        <w:rPr>
          <w:del w:id="989" w:author="Tran Ngoc Ha (DTL.Ship)" w:date="2019-12-20T14:20:00Z"/>
          <w:lang w:val="en-US"/>
        </w:rPr>
      </w:pPr>
    </w:p>
    <w:p w:rsidR="00683E55" w:rsidDel="00A16CD3" w:rsidRDefault="00683E55" w:rsidP="00984309">
      <w:pPr>
        <w:rPr>
          <w:del w:id="990" w:author="Tran Ngoc Ha (DTL.Ship)" w:date="2019-12-20T14:20:00Z"/>
          <w:lang w:val="en-US"/>
        </w:rPr>
      </w:pPr>
      <w:del w:id="991" w:author="Tran Ngoc Ha (DTL.Ship)" w:date="2019-12-20T14:20:00Z">
        <w:r w:rsidDel="00A16CD3">
          <w:rPr>
            <w:lang w:val="en-US"/>
          </w:rPr>
          <w:delText>When you know what maven is and how to use it, you should respect the best practices described below:</w:delText>
        </w:r>
      </w:del>
    </w:p>
    <w:p w:rsidR="00683E55" w:rsidDel="00A16CD3" w:rsidRDefault="00116CC7" w:rsidP="00683E55">
      <w:pPr>
        <w:pStyle w:val="ListParagraph"/>
        <w:numPr>
          <w:ilvl w:val="0"/>
          <w:numId w:val="36"/>
        </w:numPr>
        <w:rPr>
          <w:del w:id="992" w:author="Tran Ngoc Ha (DTL.Ship)" w:date="2019-12-20T14:20:00Z"/>
          <w:lang w:val="en-US"/>
        </w:rPr>
      </w:pPr>
      <w:del w:id="993" w:author="Tran Ngoc Ha (DTL.Ship)" w:date="2019-12-20T14:20:00Z">
        <w:r w:rsidDel="00A16CD3">
          <w:fldChar w:fldCharType="begin"/>
        </w:r>
        <w:r w:rsidDel="00A16CD3">
          <w:delInstrText xml:space="preserve"> HYPERLINK "https://mestachs.wordpress.com/2012/05/17/maven-best-practices/" </w:delInstrText>
        </w:r>
        <w:r w:rsidDel="00A16CD3">
          <w:fldChar w:fldCharType="separate"/>
        </w:r>
        <w:r w:rsidR="00683E55" w:rsidRPr="004A4B58" w:rsidDel="00A16CD3">
          <w:rPr>
            <w:rStyle w:val="Hyperlink"/>
            <w:lang w:val="en-US"/>
          </w:rPr>
          <w:delText>https://mestachs.wordpress.com/2012/05/17/maven-best-practices/</w:delText>
        </w:r>
        <w:r w:rsidDel="00A16CD3">
          <w:rPr>
            <w:rStyle w:val="Hyperlink"/>
            <w:lang w:val="en-US"/>
          </w:rPr>
          <w:fldChar w:fldCharType="end"/>
        </w:r>
      </w:del>
    </w:p>
    <w:p w:rsidR="00683E55" w:rsidDel="00A16CD3" w:rsidRDefault="00683E55" w:rsidP="00984309">
      <w:pPr>
        <w:rPr>
          <w:del w:id="994" w:author="Tran Ngoc Ha (DTL.Ship)" w:date="2019-12-20T14:20:00Z"/>
          <w:lang w:val="en-US"/>
        </w:rPr>
      </w:pPr>
    </w:p>
    <w:p w:rsidR="00683E55" w:rsidDel="00A16CD3" w:rsidRDefault="00683E55" w:rsidP="00984309">
      <w:pPr>
        <w:rPr>
          <w:del w:id="995" w:author="Tran Ngoc Ha (DTL.Ship)" w:date="2019-12-20T14:20:00Z"/>
          <w:lang w:val="en-US"/>
        </w:rPr>
      </w:pPr>
    </w:p>
    <w:p w:rsidR="00683E55" w:rsidRPr="00683E55" w:rsidDel="00A16CD3" w:rsidRDefault="00683E55" w:rsidP="00984309">
      <w:pPr>
        <w:rPr>
          <w:del w:id="996" w:author="Tran Ngoc Ha (DTL.Ship)" w:date="2019-12-20T14:20:00Z"/>
          <w:lang w:val="en-US"/>
        </w:rPr>
      </w:pPr>
    </w:p>
    <w:p w:rsidR="009A75EE" w:rsidDel="00A16CD3" w:rsidRDefault="00683E55" w:rsidP="00984309">
      <w:pPr>
        <w:rPr>
          <w:del w:id="997" w:author="Tran Ngoc Ha (DTL.Ship)" w:date="2019-12-20T14:20:00Z"/>
          <w:lang w:val="en-US"/>
        </w:rPr>
      </w:pPr>
      <w:del w:id="998" w:author="Tran Ngoc Ha (DTL.Ship)" w:date="2019-12-20T14:20:00Z">
        <w:r w:rsidDel="00A16CD3">
          <w:rPr>
            <w:lang w:val="en-US"/>
          </w:rPr>
          <w:delText>To summary that:</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999" w:author="Tran Ngoc Ha (DTL.Ship)" w:date="2019-12-20T14:20:00Z"/>
          <w:rFonts w:ascii="Courier New" w:eastAsia="Times New Roman" w:hAnsi="Courier New" w:cs="Courier New"/>
          <w:szCs w:val="20"/>
          <w:lang w:val="en-US" w:eastAsia="fr-FR"/>
        </w:rPr>
      </w:pPr>
      <w:del w:id="1000" w:author="Tran Ngoc Ha (DTL.Ship)" w:date="2019-12-20T14:20:00Z">
        <w:r w:rsidRPr="00984309" w:rsidDel="00A16CD3">
          <w:rPr>
            <w:rFonts w:ascii="Courier New" w:eastAsia="Times New Roman" w:hAnsi="Courier New" w:cs="Courier New"/>
            <w:szCs w:val="20"/>
            <w:lang w:val="en-US" w:eastAsia="fr-FR"/>
          </w:rPr>
          <w:delText>Make the build reproducible</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01" w:author="Tran Ngoc Ha (DTL.Ship)" w:date="2019-12-20T14:20:00Z"/>
          <w:rFonts w:ascii="Courier New" w:eastAsia="Times New Roman" w:hAnsi="Courier New" w:cs="Courier New"/>
          <w:szCs w:val="20"/>
          <w:lang w:val="en-US" w:eastAsia="fr-FR"/>
        </w:rPr>
      </w:pPr>
      <w:del w:id="1002" w:author="Tran Ngoc Ha (DTL.Ship)" w:date="2019-12-20T14:20:00Z">
        <w:r w:rsidRPr="00984309" w:rsidDel="00A16CD3">
          <w:rPr>
            <w:rFonts w:ascii="Courier New" w:eastAsia="Times New Roman" w:hAnsi="Courier New" w:cs="Courier New"/>
            <w:szCs w:val="20"/>
            <w:lang w:val="en-US" w:eastAsia="fr-FR"/>
          </w:rPr>
          <w:delText xml:space="preserve">  - Always specify a version for Maven2 plugins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03" w:author="Tran Ngoc Ha (DTL.Ship)" w:date="2019-12-20T14:20:00Z"/>
          <w:rFonts w:ascii="Courier New" w:eastAsia="Times New Roman" w:hAnsi="Courier New" w:cs="Courier New"/>
          <w:szCs w:val="20"/>
          <w:lang w:val="en-US" w:eastAsia="fr-FR"/>
        </w:rPr>
      </w:pPr>
      <w:del w:id="1004" w:author="Tran Ngoc Ha (DTL.Ship)" w:date="2019-12-20T14:20:00Z">
        <w:r w:rsidRPr="00984309" w:rsidDel="00A16CD3">
          <w:rPr>
            <w:rFonts w:ascii="Courier New" w:eastAsia="Times New Roman" w:hAnsi="Courier New" w:cs="Courier New"/>
            <w:szCs w:val="20"/>
            <w:lang w:val="en-US" w:eastAsia="fr-FR"/>
          </w:rPr>
          <w:delText xml:space="preserve">  - Minimize</w:delText>
        </w:r>
        <w:r w:rsidR="00CC653A" w:rsidDel="00A16CD3">
          <w:rPr>
            <w:rFonts w:ascii="Courier New" w:eastAsia="Times New Roman" w:hAnsi="Courier New" w:cs="Courier New"/>
            <w:szCs w:val="20"/>
            <w:lang w:val="en-US" w:eastAsia="fr-FR"/>
          </w:rPr>
          <w:delText xml:space="preserve"> (or Avoid)</w:delText>
        </w:r>
        <w:r w:rsidRPr="00984309" w:rsidDel="00A16CD3">
          <w:rPr>
            <w:rFonts w:ascii="Courier New" w:eastAsia="Times New Roman" w:hAnsi="Courier New" w:cs="Courier New"/>
            <w:szCs w:val="20"/>
            <w:lang w:val="en-US" w:eastAsia="fr-FR"/>
          </w:rPr>
          <w:delText xml:space="preserve"> number of SNASPHOT dependencies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05" w:author="Tran Ngoc Ha (DTL.Ship)" w:date="2019-12-20T14:20:00Z"/>
          <w:rFonts w:ascii="Courier New" w:eastAsia="Times New Roman" w:hAnsi="Courier New" w:cs="Courier New"/>
          <w:szCs w:val="20"/>
          <w:lang w:val="en-US" w:eastAsia="fr-FR"/>
        </w:rPr>
      </w:pPr>
      <w:del w:id="1006" w:author="Tran Ngoc Ha (DTL.Ship)" w:date="2019-12-20T14:20:00Z">
        <w:r w:rsidRPr="00984309" w:rsidDel="00A16CD3">
          <w:rPr>
            <w:rFonts w:ascii="Courier New" w:eastAsia="Times New Roman" w:hAnsi="Courier New" w:cs="Courier New"/>
            <w:szCs w:val="20"/>
            <w:lang w:val="en-US" w:eastAsia="fr-FR"/>
          </w:rPr>
          <w:delText xml:space="preserve">  - Use dependency management section</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07" w:author="Tran Ngoc Ha (DTL.Ship)" w:date="2019-12-20T14:20:00Z"/>
          <w:rFonts w:ascii="Courier New" w:eastAsia="Times New Roman" w:hAnsi="Courier New" w:cs="Courier New"/>
          <w:szCs w:val="20"/>
          <w:lang w:val="en-US" w:eastAsia="fr-FR"/>
        </w:rPr>
      </w:pPr>
      <w:del w:id="1008" w:author="Tran Ngoc Ha (DTL.Ship)" w:date="2019-12-20T14:20:00Z">
        <w:r w:rsidRPr="00984309" w:rsidDel="00A16CD3">
          <w:rPr>
            <w:rFonts w:ascii="Courier New" w:eastAsia="Times New Roman" w:hAnsi="Courier New" w:cs="Courier New"/>
            <w:szCs w:val="20"/>
            <w:lang w:val="en-US" w:eastAsia="fr-FR"/>
          </w:rPr>
          <w:delText xml:space="preserve">  - Beware of relocation in maven repo</w:delText>
        </w:r>
      </w:del>
    </w:p>
    <w:p w:rsidR="00683E55"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09" w:author="Tran Ngoc Ha (DTL.Ship)" w:date="2019-12-20T14:20:00Z"/>
          <w:rFonts w:ascii="Courier New" w:eastAsia="Times New Roman" w:hAnsi="Courier New" w:cs="Courier New"/>
          <w:szCs w:val="20"/>
          <w:lang w:val="en-US" w:eastAsia="fr-FR"/>
        </w:rPr>
      </w:pPr>
      <w:del w:id="1010" w:author="Tran Ngoc Ha (DTL.Ship)" w:date="2019-12-20T14:20:00Z">
        <w:r w:rsidRPr="00984309" w:rsidDel="00A16CD3">
          <w:rPr>
            <w:rFonts w:ascii="Courier New" w:eastAsia="Times New Roman" w:hAnsi="Courier New" w:cs="Courier New"/>
            <w:szCs w:val="20"/>
            <w:lang w:val="en-US" w:eastAsia="fr-FR"/>
          </w:rPr>
          <w:delText xml:space="preserve">  - After a dependency modification, double check the produced artifacts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1" w:author="Tran Ngoc Ha (DTL.Ship)" w:date="2019-12-20T14:20:00Z"/>
          <w:rFonts w:ascii="Courier New" w:eastAsia="Times New Roman" w:hAnsi="Courier New" w:cs="Courier New"/>
          <w:szCs w:val="20"/>
          <w:lang w:val="en-US" w:eastAsia="fr-FR"/>
        </w:rPr>
      </w:pPr>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2" w:author="Tran Ngoc Ha (DTL.Ship)" w:date="2019-12-20T14:20:00Z"/>
          <w:rFonts w:ascii="Courier New" w:eastAsia="Times New Roman" w:hAnsi="Courier New" w:cs="Courier New"/>
          <w:szCs w:val="20"/>
          <w:lang w:val="en-US" w:eastAsia="fr-FR"/>
        </w:rPr>
      </w:pPr>
      <w:del w:id="1013" w:author="Tran Ngoc Ha (DTL.Ship)" w:date="2019-12-20T14:20:00Z">
        <w:r w:rsidRPr="00984309" w:rsidDel="00A16CD3">
          <w:rPr>
            <w:rFonts w:ascii="Courier New" w:eastAsia="Times New Roman" w:hAnsi="Courier New" w:cs="Courier New"/>
            <w:szCs w:val="20"/>
            <w:lang w:val="en-US" w:eastAsia="fr-FR"/>
          </w:rPr>
          <w:delText>Use and abuse of modules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4" w:author="Tran Ngoc Ha (DTL.Ship)" w:date="2019-12-20T14:20:00Z"/>
          <w:rFonts w:ascii="Courier New" w:eastAsia="Times New Roman" w:hAnsi="Courier New" w:cs="Courier New"/>
          <w:szCs w:val="20"/>
          <w:lang w:val="en-US" w:eastAsia="fr-FR"/>
        </w:rPr>
      </w:pPr>
      <w:del w:id="1015" w:author="Tran Ngoc Ha (DTL.Ship)" w:date="2019-12-20T14:20:00Z">
        <w:r w:rsidRPr="00984309" w:rsidDel="00A16CD3">
          <w:rPr>
            <w:rFonts w:ascii="Courier New" w:eastAsia="Times New Roman" w:hAnsi="Courier New" w:cs="Courier New"/>
            <w:szCs w:val="20"/>
            <w:lang w:val="en-US" w:eastAsia="fr-FR"/>
          </w:rPr>
          <w:delText xml:space="preserve">  - more “technical/layered”</w:delText>
        </w:r>
      </w:del>
    </w:p>
    <w:p w:rsidR="00683E55"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6" w:author="Tran Ngoc Ha (DTL.Ship)" w:date="2019-12-20T14:20:00Z"/>
          <w:rFonts w:ascii="Courier New" w:eastAsia="Times New Roman" w:hAnsi="Courier New" w:cs="Courier New"/>
          <w:szCs w:val="20"/>
          <w:lang w:val="en-US" w:eastAsia="fr-FR"/>
        </w:rPr>
      </w:pPr>
      <w:del w:id="1017" w:author="Tran Ngoc Ha (DTL.Ship)" w:date="2019-12-20T14:20:00Z">
        <w:r w:rsidRPr="00984309" w:rsidDel="00A16CD3">
          <w:rPr>
            <w:rFonts w:ascii="Courier New" w:eastAsia="Times New Roman" w:hAnsi="Courier New" w:cs="Courier New"/>
            <w:szCs w:val="20"/>
            <w:lang w:val="en-US" w:eastAsia="fr-FR"/>
          </w:rPr>
          <w:delText xml:space="preserve">  - more business oriented</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8" w:author="Tran Ngoc Ha (DTL.Ship)" w:date="2019-12-20T14:20:00Z"/>
          <w:rFonts w:ascii="Courier New" w:eastAsia="Times New Roman" w:hAnsi="Courier New" w:cs="Courier New"/>
          <w:szCs w:val="20"/>
          <w:lang w:val="en-US" w:eastAsia="fr-FR"/>
        </w:rPr>
      </w:pPr>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19" w:author="Tran Ngoc Ha (DTL.Ship)" w:date="2019-12-20T14:20:00Z"/>
          <w:rFonts w:ascii="Courier New" w:eastAsia="Times New Roman" w:hAnsi="Courier New" w:cs="Courier New"/>
          <w:szCs w:val="20"/>
          <w:lang w:val="en-US" w:eastAsia="fr-FR"/>
        </w:rPr>
      </w:pPr>
      <w:del w:id="1020" w:author="Tran Ngoc Ha (DTL.Ship)" w:date="2019-12-20T14:20:00Z">
        <w:r w:rsidRPr="00984309" w:rsidDel="00A16CD3">
          <w:rPr>
            <w:rFonts w:ascii="Courier New" w:eastAsia="Times New Roman" w:hAnsi="Courier New" w:cs="Courier New"/>
            <w:szCs w:val="20"/>
            <w:lang w:val="en-US" w:eastAsia="fr-FR"/>
          </w:rPr>
          <w:delText>Make the build maintainable</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21" w:author="Tran Ngoc Ha (DTL.Ship)" w:date="2019-12-20T14:20:00Z"/>
          <w:rFonts w:ascii="Courier New" w:eastAsia="Times New Roman" w:hAnsi="Courier New" w:cs="Courier New"/>
          <w:szCs w:val="20"/>
          <w:lang w:val="en-US" w:eastAsia="fr-FR"/>
        </w:rPr>
      </w:pPr>
      <w:del w:id="1022" w:author="Tran Ngoc Ha (DTL.Ship)" w:date="2019-12-20T14:20:00Z">
        <w:r w:rsidRPr="00984309" w:rsidDel="00A16CD3">
          <w:rPr>
            <w:rFonts w:ascii="Courier New" w:eastAsia="Times New Roman" w:hAnsi="Courier New" w:cs="Courier New"/>
            <w:szCs w:val="20"/>
            <w:lang w:val="en-US" w:eastAsia="fr-FR"/>
          </w:rPr>
          <w:delText xml:space="preserve">  - Prefer default directory layout</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23" w:author="Tran Ngoc Ha (DTL.Ship)" w:date="2019-12-20T14:20:00Z"/>
          <w:rFonts w:ascii="Courier New" w:eastAsia="Times New Roman" w:hAnsi="Courier New" w:cs="Courier New"/>
          <w:szCs w:val="20"/>
          <w:lang w:val="en-US" w:eastAsia="fr-FR"/>
        </w:rPr>
      </w:pPr>
      <w:del w:id="1024" w:author="Tran Ngoc Ha (DTL.Ship)" w:date="2019-12-20T14:20:00Z">
        <w:r w:rsidRPr="00984309" w:rsidDel="00A16CD3">
          <w:rPr>
            <w:rFonts w:ascii="Courier New" w:eastAsia="Times New Roman" w:hAnsi="Courier New" w:cs="Courier New"/>
            <w:szCs w:val="20"/>
            <w:lang w:val="en-US" w:eastAsia="fr-FR"/>
          </w:rPr>
          <w:delText xml:space="preserve">  - Avoid duplication by moving common tags to parent pom</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25" w:author="Tran Ngoc Ha (DTL.Ship)" w:date="2019-12-20T14:20:00Z"/>
          <w:rFonts w:ascii="Courier New" w:eastAsia="Times New Roman" w:hAnsi="Courier New" w:cs="Courier New"/>
          <w:szCs w:val="20"/>
          <w:lang w:val="en-US" w:eastAsia="fr-FR"/>
        </w:rPr>
      </w:pPr>
      <w:del w:id="1026" w:author="Tran Ngoc Ha (DTL.Ship)" w:date="2019-12-20T14:20:00Z">
        <w:r w:rsidRPr="00984309" w:rsidDel="00A16CD3">
          <w:rPr>
            <w:rFonts w:ascii="Courier New" w:eastAsia="Times New Roman" w:hAnsi="Courier New" w:cs="Courier New"/>
            <w:szCs w:val="20"/>
            <w:lang w:val="en-US" w:eastAsia="fr-FR"/>
          </w:rPr>
          <w:delText xml:space="preserve">  - Always specify a version of dependencies in a parent pom</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27" w:author="Tran Ngoc Ha (DTL.Ship)" w:date="2019-12-20T14:20:00Z"/>
          <w:rFonts w:ascii="Courier New" w:eastAsia="Times New Roman" w:hAnsi="Courier New" w:cs="Courier New"/>
          <w:szCs w:val="20"/>
          <w:lang w:val="en-US" w:eastAsia="fr-FR"/>
        </w:rPr>
      </w:pPr>
      <w:del w:id="1028" w:author="Tran Ngoc Ha (DTL.Ship)" w:date="2019-12-20T14:20:00Z">
        <w:r w:rsidRPr="00984309" w:rsidDel="00A16CD3">
          <w:rPr>
            <w:rFonts w:ascii="Courier New" w:eastAsia="Times New Roman" w:hAnsi="Courier New" w:cs="Courier New"/>
            <w:szCs w:val="20"/>
            <w:lang w:val="en-US" w:eastAsia="fr-FR"/>
          </w:rPr>
          <w:delText xml:space="preserve">  - Use Properties Liberally</w:delText>
        </w:r>
      </w:del>
    </w:p>
    <w:p w:rsidR="00683E55"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29" w:author="Tran Ngoc Ha (DTL.Ship)" w:date="2019-12-20T14:20:00Z"/>
          <w:rFonts w:ascii="Courier New" w:eastAsia="Times New Roman" w:hAnsi="Courier New" w:cs="Courier New"/>
          <w:szCs w:val="20"/>
          <w:lang w:val="en-US" w:eastAsia="fr-FR"/>
        </w:rPr>
      </w:pPr>
      <w:del w:id="1030" w:author="Tran Ngoc Ha (DTL.Ship)" w:date="2019-12-20T14:20:00Z">
        <w:r w:rsidRPr="00984309" w:rsidDel="00A16CD3">
          <w:rPr>
            <w:rFonts w:ascii="Courier New" w:eastAsia="Times New Roman" w:hAnsi="Courier New" w:cs="Courier New"/>
            <w:szCs w:val="20"/>
            <w:lang w:val="en-US" w:eastAsia="fr-FR"/>
          </w:rPr>
          <w:delText xml:space="preserve">  - Minimize the number of Profiles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31" w:author="Tran Ngoc Ha (DTL.Ship)" w:date="2019-12-20T14:20:00Z"/>
          <w:rFonts w:ascii="Courier New" w:eastAsia="Times New Roman" w:hAnsi="Courier New" w:cs="Courier New"/>
          <w:szCs w:val="20"/>
          <w:lang w:val="en-US" w:eastAsia="fr-FR"/>
        </w:rPr>
      </w:pPr>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32" w:author="Tran Ngoc Ha (DTL.Ship)" w:date="2019-12-20T14:20:00Z"/>
          <w:rFonts w:ascii="Courier New" w:eastAsia="Times New Roman" w:hAnsi="Courier New" w:cs="Courier New"/>
          <w:szCs w:val="20"/>
          <w:lang w:val="en-US" w:eastAsia="fr-FR"/>
        </w:rPr>
      </w:pPr>
      <w:del w:id="1033" w:author="Tran Ngoc Ha (DTL.Ship)" w:date="2019-12-20T14:20:00Z">
        <w:r w:rsidRPr="00984309" w:rsidDel="00A16CD3">
          <w:rPr>
            <w:rFonts w:ascii="Courier New" w:eastAsia="Times New Roman" w:hAnsi="Courier New" w:cs="Courier New"/>
            <w:szCs w:val="20"/>
            <w:lang w:val="en-US" w:eastAsia="fr-FR"/>
          </w:rPr>
          <w:delText>Make the build portable</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34" w:author="Tran Ngoc Ha (DTL.Ship)" w:date="2019-12-20T14:20:00Z"/>
          <w:rFonts w:ascii="Courier New" w:eastAsia="Times New Roman" w:hAnsi="Courier New" w:cs="Courier New"/>
          <w:szCs w:val="20"/>
          <w:lang w:val="en-US" w:eastAsia="fr-FR"/>
        </w:rPr>
      </w:pPr>
      <w:del w:id="1035" w:author="Tran Ngoc Ha (DTL.Ship)" w:date="2019-12-20T14:20:00Z">
        <w:r w:rsidRPr="00984309" w:rsidDel="00A16CD3">
          <w:rPr>
            <w:rFonts w:ascii="Courier New" w:eastAsia="Times New Roman" w:hAnsi="Courier New" w:cs="Courier New"/>
            <w:szCs w:val="20"/>
            <w:lang w:val="en-US" w:eastAsia="fr-FR"/>
          </w:rPr>
          <w:delText xml:space="preserve">  - Don’t commit eclipse and maven artifacts</w:delText>
        </w:r>
      </w:del>
    </w:p>
    <w:p w:rsidR="00683E55" w:rsidRPr="00984309" w:rsidDel="00A16CD3" w:rsidRDefault="00683E55" w:rsidP="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del w:id="1036" w:author="Tran Ngoc Ha (DTL.Ship)" w:date="2019-12-20T14:20:00Z"/>
          <w:rFonts w:ascii="Courier New" w:eastAsia="Times New Roman" w:hAnsi="Courier New" w:cs="Courier New"/>
          <w:szCs w:val="20"/>
          <w:lang w:val="en-US" w:eastAsia="fr-FR"/>
        </w:rPr>
      </w:pPr>
      <w:del w:id="1037" w:author="Tran Ngoc Ha (DTL.Ship)" w:date="2019-12-20T14:20:00Z">
        <w:r w:rsidRPr="00984309" w:rsidDel="00A16CD3">
          <w:rPr>
            <w:rFonts w:ascii="Courier New" w:eastAsia="Times New Roman" w:hAnsi="Courier New" w:cs="Courier New"/>
            <w:szCs w:val="20"/>
            <w:lang w:val="en-US" w:eastAsia="fr-FR"/>
          </w:rPr>
          <w:delText xml:space="preserve">  - Don't modify pom/artifactsin your "enterprise" repository</w:delText>
        </w:r>
      </w:del>
    </w:p>
    <w:p w:rsidR="00683E55" w:rsidDel="00A16CD3" w:rsidRDefault="00683E55" w:rsidP="00984309">
      <w:pPr>
        <w:rPr>
          <w:del w:id="1038" w:author="Tran Ngoc Ha (DTL.Ship)" w:date="2019-12-20T14:20:00Z"/>
          <w:lang w:val="en-US"/>
        </w:rPr>
      </w:pPr>
    </w:p>
    <w:p w:rsidR="005859ED" w:rsidDel="00A16CD3" w:rsidRDefault="005859ED" w:rsidP="00984309">
      <w:pPr>
        <w:rPr>
          <w:del w:id="1039" w:author="Tran Ngoc Ha (DTL.Ship)" w:date="2019-12-20T14:20:00Z"/>
          <w:lang w:val="en-US"/>
        </w:rPr>
      </w:pPr>
    </w:p>
    <w:p w:rsidR="00107C56" w:rsidDel="00A16CD3" w:rsidRDefault="00107C56" w:rsidP="00984309">
      <w:pPr>
        <w:pStyle w:val="Heading2"/>
        <w:rPr>
          <w:del w:id="1040" w:author="Tran Ngoc Ha (DTL.Ship)" w:date="2019-12-20T14:20:00Z"/>
          <w:lang w:val="en-US"/>
        </w:rPr>
      </w:pPr>
      <w:del w:id="1041" w:author="Tran Ngoc Ha (DTL.Ship)" w:date="2019-12-20T14:20:00Z">
        <w:r w:rsidDel="00A16CD3">
          <w:rPr>
            <w:lang w:val="en-US"/>
          </w:rPr>
          <w:delText>Writing Logs</w:delText>
        </w:r>
      </w:del>
    </w:p>
    <w:p w:rsidR="00107C56" w:rsidDel="00A16CD3" w:rsidRDefault="00107C56" w:rsidP="00984309">
      <w:pPr>
        <w:rPr>
          <w:del w:id="1042" w:author="Tran Ngoc Ha (DTL.Ship)" w:date="2019-12-20T14:20:00Z"/>
          <w:lang w:val="en-US"/>
        </w:rPr>
      </w:pPr>
      <w:del w:id="1043" w:author="Tran Ngoc Ha (DTL.Ship)" w:date="2019-12-20T14:20:00Z">
        <w:r w:rsidDel="00A16CD3">
          <w:rPr>
            <w:lang w:val="en-US"/>
          </w:rPr>
          <w:delText>When you are developing, at a moment you will need to put some logs to know what happens in your application. It is mostly true when there is an issue in your application.</w:delText>
        </w:r>
      </w:del>
    </w:p>
    <w:p w:rsidR="00107C56" w:rsidDel="00A16CD3" w:rsidRDefault="00107C56" w:rsidP="00984309">
      <w:pPr>
        <w:rPr>
          <w:del w:id="1044" w:author="Tran Ngoc Ha (DTL.Ship)" w:date="2019-12-20T14:20:00Z"/>
          <w:lang w:val="en-US"/>
        </w:rPr>
      </w:pPr>
    </w:p>
    <w:p w:rsidR="00107C56" w:rsidDel="00A16CD3" w:rsidRDefault="00107C56" w:rsidP="00984309">
      <w:pPr>
        <w:rPr>
          <w:del w:id="1045" w:author="Tran Ngoc Ha (DTL.Ship)" w:date="2019-12-20T14:20:00Z"/>
          <w:lang w:val="en-US"/>
        </w:rPr>
      </w:pPr>
      <w:del w:id="1046" w:author="Tran Ngoc Ha (DTL.Ship)" w:date="2019-12-20T14:20:00Z">
        <w:r w:rsidDel="00A16CD3">
          <w:rPr>
            <w:lang w:val="en-US"/>
          </w:rPr>
          <w:delText>To be more efficient during the investigation of issues it could be nicer to avoid putting all logs in a same file.</w:delText>
        </w:r>
      </w:del>
    </w:p>
    <w:p w:rsidR="00107C56" w:rsidDel="00A16CD3" w:rsidRDefault="00107C56" w:rsidP="00984309">
      <w:pPr>
        <w:rPr>
          <w:del w:id="1047" w:author="Tran Ngoc Ha (DTL.Ship)" w:date="2019-12-20T14:20:00Z"/>
          <w:lang w:val="en-US"/>
        </w:rPr>
      </w:pPr>
      <w:del w:id="1048" w:author="Tran Ngoc Ha (DTL.Ship)" w:date="2019-12-20T14:20:00Z">
        <w:r w:rsidDel="00A16CD3">
          <w:rPr>
            <w:lang w:val="en-US"/>
          </w:rPr>
          <w:delText xml:space="preserve">Ideally each business layer should have a specific log file. Same for technical and common layers. </w:delText>
        </w:r>
      </w:del>
    </w:p>
    <w:p w:rsidR="00107C56" w:rsidDel="00A16CD3" w:rsidRDefault="00107C56" w:rsidP="00984309">
      <w:pPr>
        <w:rPr>
          <w:del w:id="1049" w:author="Tran Ngoc Ha (DTL.Ship)" w:date="2019-12-20T14:20:00Z"/>
          <w:lang w:val="en-US"/>
        </w:rPr>
      </w:pPr>
    </w:p>
    <w:p w:rsidR="00CC653A" w:rsidDel="00A16CD3" w:rsidRDefault="00CC653A" w:rsidP="00984309">
      <w:pPr>
        <w:pStyle w:val="Heading3"/>
        <w:rPr>
          <w:del w:id="1050" w:author="Tran Ngoc Ha (DTL.Ship)" w:date="2019-12-20T14:20:00Z"/>
          <w:lang w:val="en-US"/>
        </w:rPr>
      </w:pPr>
      <w:del w:id="1051" w:author="Tran Ngoc Ha (DTL.Ship)" w:date="2019-12-20T14:20:00Z">
        <w:r w:rsidDel="00A16CD3">
          <w:rPr>
            <w:lang w:val="en-US"/>
          </w:rPr>
          <w:delText>Log levels</w:delText>
        </w:r>
      </w:del>
    </w:p>
    <w:p w:rsidR="00CC653A" w:rsidDel="00A16CD3" w:rsidRDefault="00CC653A" w:rsidP="00984309">
      <w:pPr>
        <w:rPr>
          <w:del w:id="1052" w:author="Tran Ngoc Ha (DTL.Ship)" w:date="2019-12-20T14:20:00Z"/>
          <w:lang w:val="en-US"/>
        </w:rPr>
      </w:pPr>
      <w:del w:id="1053" w:author="Tran Ngoc Ha (DTL.Ship)" w:date="2019-12-20T14:20:00Z">
        <w:r w:rsidDel="00A16CD3">
          <w:rPr>
            <w:lang w:val="en-US"/>
          </w:rPr>
          <w:delText>During you developments you may be not know the log level to use to log something. This section will describe to use well the log levels.</w:delText>
        </w:r>
      </w:del>
    </w:p>
    <w:p w:rsidR="00CC653A" w:rsidDel="00A16CD3" w:rsidRDefault="00CC653A" w:rsidP="00984309">
      <w:pPr>
        <w:rPr>
          <w:del w:id="1054" w:author="Tran Ngoc Ha (DTL.Ship)" w:date="2019-12-20T14:20:00Z"/>
          <w:lang w:val="en-US"/>
        </w:rPr>
      </w:pPr>
    </w:p>
    <w:p w:rsidR="00CC653A" w:rsidDel="00A16CD3" w:rsidRDefault="00CC653A" w:rsidP="00984309">
      <w:pPr>
        <w:rPr>
          <w:del w:id="1055" w:author="Tran Ngoc Ha (DTL.Ship)" w:date="2019-12-20T14:20:00Z"/>
          <w:lang w:val="en-US"/>
        </w:rPr>
      </w:pPr>
      <w:del w:id="1056" w:author="Tran Ngoc Ha (DTL.Ship)" w:date="2019-12-20T14:20:00Z">
        <w:r w:rsidDel="00A16CD3">
          <w:rPr>
            <w:lang w:val="en-US"/>
          </w:rPr>
          <w:delText>The document below describes well what the usage of logging levels is important:</w:delText>
        </w:r>
      </w:del>
    </w:p>
    <w:p w:rsidR="00CC653A" w:rsidDel="00A16CD3" w:rsidRDefault="00116CC7" w:rsidP="00984309">
      <w:pPr>
        <w:rPr>
          <w:del w:id="1057" w:author="Tran Ngoc Ha (DTL.Ship)" w:date="2019-12-20T14:20:00Z"/>
          <w:lang w:val="en-US"/>
        </w:rPr>
      </w:pPr>
      <w:del w:id="1058" w:author="Tran Ngoc Ha (DTL.Ship)" w:date="2019-12-20T14:20:00Z">
        <w:r w:rsidDel="00A16CD3">
          <w:fldChar w:fldCharType="begin"/>
        </w:r>
        <w:r w:rsidDel="00A16CD3">
          <w:delInstrText xml:space="preserve"> HYPERLINK "http://www.javacodegeeks.com/2011/01/10-tips-proper-application-logging.html" </w:delInstrText>
        </w:r>
        <w:r w:rsidDel="00A16CD3">
          <w:fldChar w:fldCharType="separate"/>
        </w:r>
        <w:r w:rsidR="00CC653A" w:rsidRPr="004A4B58" w:rsidDel="00A16CD3">
          <w:rPr>
            <w:rStyle w:val="Hyperlink"/>
            <w:lang w:val="en-US"/>
          </w:rPr>
          <w:delText>http://www.javacodegeeks.com/2011/01/10-tips-proper-application-logging.html</w:delText>
        </w:r>
        <w:r w:rsidDel="00A16CD3">
          <w:rPr>
            <w:rStyle w:val="Hyperlink"/>
            <w:lang w:val="en-US"/>
          </w:rPr>
          <w:fldChar w:fldCharType="end"/>
        </w:r>
      </w:del>
    </w:p>
    <w:p w:rsidR="00CC653A" w:rsidDel="00A16CD3" w:rsidRDefault="00CC653A" w:rsidP="00984309">
      <w:pPr>
        <w:rPr>
          <w:del w:id="1059" w:author="Tran Ngoc Ha (DTL.Ship)" w:date="2019-12-20T14:20:00Z"/>
          <w:lang w:val="en-US"/>
        </w:rPr>
      </w:pPr>
    </w:p>
    <w:p w:rsidR="00CC653A" w:rsidDel="00A16CD3" w:rsidRDefault="00CC653A" w:rsidP="00984309">
      <w:pPr>
        <w:rPr>
          <w:del w:id="1060" w:author="Tran Ngoc Ha (DTL.Ship)" w:date="2019-12-20T14:20:00Z"/>
          <w:lang w:val="en-US"/>
        </w:rPr>
      </w:pPr>
      <w:del w:id="1061" w:author="Tran Ngoc Ha (DTL.Ship)" w:date="2019-12-20T14:20:00Z">
        <w:r w:rsidDel="00A16CD3">
          <w:rPr>
            <w:lang w:val="en-US"/>
          </w:rPr>
          <w:delText>Please find below the different log levels and when to use them (based on the document above):</w:delText>
        </w:r>
      </w:del>
    </w:p>
    <w:p w:rsidR="00CC653A" w:rsidDel="00A16CD3" w:rsidRDefault="00CC653A" w:rsidP="00984309">
      <w:pPr>
        <w:rPr>
          <w:del w:id="1062" w:author="Tran Ngoc Ha (DTL.Ship)" w:date="2019-12-20T14:20:00Z"/>
          <w:lang w:val="en-US"/>
        </w:rPr>
      </w:pPr>
    </w:p>
    <w:p w:rsidR="00CC653A" w:rsidRPr="00CC653A" w:rsidDel="00A16CD3" w:rsidRDefault="00CC653A" w:rsidP="00CC653A">
      <w:pPr>
        <w:rPr>
          <w:del w:id="1063" w:author="Tran Ngoc Ha (DTL.Ship)" w:date="2019-12-20T14:20:00Z"/>
          <w:lang w:val="en-US"/>
        </w:rPr>
      </w:pPr>
      <w:del w:id="1064" w:author="Tran Ngoc Ha (DTL.Ship)" w:date="2019-12-20T14:20:00Z">
        <w:r w:rsidRPr="00CC653A" w:rsidDel="00A16CD3">
          <w:rPr>
            <w:lang w:val="en-US"/>
          </w:rPr>
          <w:delText>ERROR – something terribly wrong had happened, that must be investigated immediately. No system can tolerate items logged on this level. Example: NPE, database unavailable, mission critical use case cannot be continued.</w:delText>
        </w:r>
      </w:del>
    </w:p>
    <w:p w:rsidR="00CC653A" w:rsidRPr="00CC653A" w:rsidDel="00A16CD3" w:rsidRDefault="00CC653A" w:rsidP="00CC653A">
      <w:pPr>
        <w:rPr>
          <w:del w:id="1065" w:author="Tran Ngoc Ha (DTL.Ship)" w:date="2019-12-20T14:20:00Z"/>
          <w:lang w:val="en-US"/>
        </w:rPr>
      </w:pPr>
    </w:p>
    <w:p w:rsidR="00CC653A" w:rsidRPr="00CC653A" w:rsidDel="00A16CD3" w:rsidRDefault="00CC653A" w:rsidP="00CC653A">
      <w:pPr>
        <w:rPr>
          <w:del w:id="1066" w:author="Tran Ngoc Ha (DTL.Ship)" w:date="2019-12-20T14:20:00Z"/>
          <w:lang w:val="en-US"/>
        </w:rPr>
      </w:pPr>
      <w:del w:id="1067" w:author="Tran Ngoc Ha (DTL.Ship)" w:date="2019-12-20T14:20:00Z">
        <w:r w:rsidRPr="00CC653A" w:rsidDel="00A16CD3">
          <w:rPr>
            <w:lang w:val="en-US"/>
          </w:rPr>
          <w:delText>WARN – the process might be continued, but take extra caution. Actually I always wanted to have two levels here: one for obvious problems where work-around exists (for example: “Current data unavailable, using cached values”) and second (name it: ATTENTION) for potential problems and suggestions. Example: “Application running in development mode” or “Administration console is not secured with a password”. The application can tolerate warning messages, but they should always be justified and examined.</w:delText>
        </w:r>
      </w:del>
    </w:p>
    <w:p w:rsidR="00CC653A" w:rsidRPr="00CC653A" w:rsidDel="00A16CD3" w:rsidRDefault="00CC653A" w:rsidP="00CC653A">
      <w:pPr>
        <w:rPr>
          <w:del w:id="1068" w:author="Tran Ngoc Ha (DTL.Ship)" w:date="2019-12-20T14:20:00Z"/>
          <w:lang w:val="en-US"/>
        </w:rPr>
      </w:pPr>
    </w:p>
    <w:p w:rsidR="00CC653A" w:rsidRPr="00CC653A" w:rsidDel="00A16CD3" w:rsidRDefault="00CC653A" w:rsidP="00CC653A">
      <w:pPr>
        <w:rPr>
          <w:del w:id="1069" w:author="Tran Ngoc Ha (DTL.Ship)" w:date="2019-12-20T14:20:00Z"/>
          <w:lang w:val="en-US"/>
        </w:rPr>
      </w:pPr>
      <w:del w:id="1070" w:author="Tran Ngoc Ha (DTL.Ship)" w:date="2019-12-20T14:20:00Z">
        <w:r w:rsidRPr="00CC653A" w:rsidDel="00A16CD3">
          <w:rPr>
            <w:lang w:val="en-US"/>
          </w:rPr>
          <w:delText>INFO – Important business process has finished. In ideal world, administrator or advanced user should be able to understand INFO messages and quickly find out what the application is doing. For example if an application is all about booking airplane tickets, there should be only one INFO statement per each ticket saying “[Who] booked ticket from [Where] to [Where]”. Other definition of INFO message: each action that changes the state of the application significantly (database update, external system request).</w:delText>
        </w:r>
      </w:del>
    </w:p>
    <w:p w:rsidR="00CC653A" w:rsidRPr="00CC653A" w:rsidDel="00A16CD3" w:rsidRDefault="00CC653A" w:rsidP="00CC653A">
      <w:pPr>
        <w:rPr>
          <w:del w:id="1071" w:author="Tran Ngoc Ha (DTL.Ship)" w:date="2019-12-20T14:20:00Z"/>
          <w:lang w:val="en-US"/>
        </w:rPr>
      </w:pPr>
    </w:p>
    <w:p w:rsidR="00CC653A" w:rsidDel="00A16CD3" w:rsidRDefault="00CC653A" w:rsidP="00CC653A">
      <w:pPr>
        <w:rPr>
          <w:del w:id="1072" w:author="Tran Ngoc Ha (DTL.Ship)" w:date="2019-12-20T14:20:00Z"/>
          <w:lang w:val="en-US"/>
        </w:rPr>
      </w:pPr>
      <w:del w:id="1073" w:author="Tran Ngoc Ha (DTL.Ship)" w:date="2019-12-20T14:20:00Z">
        <w:r w:rsidRPr="00CC653A" w:rsidDel="00A16CD3">
          <w:rPr>
            <w:lang w:val="en-US"/>
          </w:rPr>
          <w:delText xml:space="preserve">DEBUG – Developers stuff. </w:delText>
        </w:r>
        <w:r w:rsidR="007F647F" w:rsidDel="00A16CD3">
          <w:rPr>
            <w:lang w:val="en-US"/>
          </w:rPr>
          <w:delText>Could be used to allow the developer to understand what happens during a long process. It could be also nicer to be sure that a data was get fine, from a database, Rest API, etc… Use it with SLF4J.</w:delText>
        </w:r>
      </w:del>
    </w:p>
    <w:p w:rsidR="007F647F" w:rsidRPr="00CC653A" w:rsidDel="00A16CD3" w:rsidRDefault="007F647F" w:rsidP="00CC653A">
      <w:pPr>
        <w:rPr>
          <w:del w:id="1074" w:author="Tran Ngoc Ha (DTL.Ship)" w:date="2019-12-20T14:20:00Z"/>
          <w:lang w:val="en-US"/>
        </w:rPr>
      </w:pPr>
    </w:p>
    <w:p w:rsidR="00CC653A" w:rsidDel="00A16CD3" w:rsidRDefault="00CC653A" w:rsidP="00984309">
      <w:pPr>
        <w:rPr>
          <w:del w:id="1075" w:author="Tran Ngoc Ha (DTL.Ship)" w:date="2019-12-20T14:20:00Z"/>
          <w:lang w:val="en-US"/>
        </w:rPr>
      </w:pPr>
      <w:del w:id="1076" w:author="Tran Ngoc Ha (DTL.Ship)" w:date="2019-12-20T14:20:00Z">
        <w:r w:rsidRPr="00CC653A" w:rsidDel="00A16CD3">
          <w:rPr>
            <w:lang w:val="en-US"/>
          </w:rPr>
          <w:delText>TRACE – Very detailed information, intended only for development. You might keep trace messages for a short period of time after deployment on production environment, but treat these log statements as temporary, that should or might be turned-off eventually. The distinction between DEBUG and TRACE is the most difficult, but if you put logging statement and remove it after the feature has been developed and tested, it should probably be on TRACE level.</w:delText>
        </w:r>
      </w:del>
    </w:p>
    <w:p w:rsidR="00CC653A" w:rsidRPr="00CC653A" w:rsidDel="00A16CD3" w:rsidRDefault="00CC653A" w:rsidP="00984309">
      <w:pPr>
        <w:rPr>
          <w:del w:id="1077" w:author="Tran Ngoc Ha (DTL.Ship)" w:date="2019-12-20T14:20:00Z"/>
          <w:lang w:val="en-US"/>
        </w:rPr>
      </w:pPr>
    </w:p>
    <w:p w:rsidR="005144E3" w:rsidDel="00A16CD3" w:rsidRDefault="005144E3" w:rsidP="005144E3">
      <w:pPr>
        <w:pStyle w:val="Heading1"/>
        <w:rPr>
          <w:del w:id="1078" w:author="Tran Ngoc Ha (DTL.Ship)" w:date="2019-12-20T14:20:00Z"/>
          <w:lang w:val="en-US"/>
        </w:rPr>
      </w:pPr>
      <w:del w:id="1079" w:author="Tran Ngoc Ha (DTL.Ship)" w:date="2019-12-20T14:20:00Z">
        <w:r w:rsidDel="00A16CD3">
          <w:rPr>
            <w:lang w:val="en-US"/>
          </w:rPr>
          <w:delText>Database best practices</w:delText>
        </w:r>
      </w:del>
    </w:p>
    <w:p w:rsidR="00456BA2" w:rsidRPr="00456BA2" w:rsidDel="00A16CD3" w:rsidRDefault="00116CC7" w:rsidP="00456BA2">
      <w:pPr>
        <w:rPr>
          <w:del w:id="1080" w:author="Tran Ngoc Ha (DTL.Ship)" w:date="2019-12-20T14:20:00Z"/>
          <w:lang w:val="en-US"/>
        </w:rPr>
      </w:pPr>
      <w:del w:id="1081" w:author="Tran Ngoc Ha (DTL.Ship)" w:date="2019-12-20T14:20:00Z">
        <w:r w:rsidDel="00A16CD3">
          <w:fldChar w:fldCharType="begin"/>
        </w:r>
        <w:r w:rsidDel="00A16CD3">
          <w:delInstrText xml:space="preserve"> HYPERLINK "http://c2.com/cgi/wiki?DatabaseBestPractices" </w:delInstrText>
        </w:r>
        <w:r w:rsidDel="00A16CD3">
          <w:fldChar w:fldCharType="separate"/>
        </w:r>
        <w:r w:rsidR="00456BA2" w:rsidRPr="000A62DA" w:rsidDel="00A16CD3">
          <w:rPr>
            <w:rStyle w:val="Hyperlink"/>
            <w:lang w:val="en-US"/>
          </w:rPr>
          <w:delText>http://c2.com/cgi/wiki?DatabaseBestPractices</w:delText>
        </w:r>
        <w:r w:rsidDel="00A16CD3">
          <w:rPr>
            <w:rStyle w:val="Hyperlink"/>
            <w:lang w:val="en-US"/>
          </w:rPr>
          <w:fldChar w:fldCharType="end"/>
        </w:r>
        <w:r w:rsidR="00456BA2" w:rsidDel="00A16CD3">
          <w:rPr>
            <w:lang w:val="en-US"/>
          </w:rPr>
          <w:delText xml:space="preserve"> </w:delText>
        </w:r>
      </w:del>
    </w:p>
    <w:p w:rsidR="00D56B86" w:rsidDel="00A16CD3" w:rsidRDefault="00D56B86" w:rsidP="00D56B86">
      <w:pPr>
        <w:pStyle w:val="Heading2"/>
        <w:rPr>
          <w:del w:id="1082" w:author="Tran Ngoc Ha (DTL.Ship)" w:date="2019-12-20T14:20:00Z"/>
          <w:lang w:val="en-US"/>
        </w:rPr>
      </w:pPr>
      <w:del w:id="1083" w:author="Tran Ngoc Ha (DTL.Ship)" w:date="2019-12-20T14:20:00Z">
        <w:r w:rsidDel="00A16CD3">
          <w:rPr>
            <w:lang w:val="en-US"/>
          </w:rPr>
          <w:delText>Common rules</w:delText>
        </w:r>
      </w:del>
    </w:p>
    <w:p w:rsidR="00C07EE0" w:rsidDel="00A16CD3" w:rsidRDefault="00D56B86" w:rsidP="00D56B86">
      <w:pPr>
        <w:rPr>
          <w:del w:id="1084" w:author="Tran Ngoc Ha (DTL.Ship)" w:date="2019-12-20T14:20:00Z"/>
          <w:lang w:val="en-US"/>
        </w:rPr>
      </w:pPr>
      <w:del w:id="1085" w:author="Tran Ngoc Ha (DTL.Ship)" w:date="2019-12-20T14:20:00Z">
        <w:r w:rsidRPr="00C07EE0" w:rsidDel="00A16CD3">
          <w:rPr>
            <w:b/>
            <w:lang w:val="en-US"/>
          </w:rPr>
          <w:delText>Changing data structure must be externalized with a script</w:delText>
        </w:r>
        <w:r w:rsidDel="00A16CD3">
          <w:rPr>
            <w:lang w:val="en-US"/>
          </w:rPr>
          <w:delText>.</w:delText>
        </w:r>
      </w:del>
    </w:p>
    <w:p w:rsidR="00456BA2" w:rsidDel="00A16CD3" w:rsidRDefault="00456BA2" w:rsidP="00D56B86">
      <w:pPr>
        <w:rPr>
          <w:del w:id="1086" w:author="Tran Ngoc Ha (DTL.Ship)" w:date="2019-12-20T14:20:00Z"/>
          <w:lang w:val="en-US"/>
        </w:rPr>
      </w:pPr>
      <w:del w:id="1087" w:author="Tran Ngoc Ha (DTL.Ship)" w:date="2019-12-20T14:20:00Z">
        <w:r w:rsidDel="00A16CD3">
          <w:rPr>
            <w:lang w:val="en-US"/>
          </w:rPr>
          <w:delText xml:space="preserve">Always check the encoding. </w:delText>
        </w:r>
        <w:r w:rsidRPr="00C07EE0" w:rsidDel="00A16CD3">
          <w:rPr>
            <w:b/>
            <w:lang w:val="en-US"/>
          </w:rPr>
          <w:delText>Must be UTF-8.</w:delText>
        </w:r>
      </w:del>
    </w:p>
    <w:p w:rsidR="00456BA2" w:rsidRPr="00D56B86" w:rsidDel="00A16CD3" w:rsidRDefault="00456BA2" w:rsidP="00D56B86">
      <w:pPr>
        <w:rPr>
          <w:del w:id="1088" w:author="Tran Ngoc Ha (DTL.Ship)" w:date="2019-12-20T14:20:00Z"/>
          <w:lang w:val="en-US"/>
        </w:rPr>
      </w:pPr>
    </w:p>
    <w:p w:rsidR="005144E3" w:rsidDel="00A16CD3" w:rsidRDefault="005144E3" w:rsidP="005144E3">
      <w:pPr>
        <w:pStyle w:val="Heading1"/>
        <w:rPr>
          <w:del w:id="1089" w:author="Tran Ngoc Ha (DTL.Ship)" w:date="2019-12-20T14:20:00Z"/>
          <w:lang w:val="en-US"/>
        </w:rPr>
      </w:pPr>
      <w:del w:id="1090" w:author="Tran Ngoc Ha (DTL.Ship)" w:date="2019-12-20T14:20:00Z">
        <w:r w:rsidDel="00A16CD3">
          <w:rPr>
            <w:lang w:val="en-US"/>
          </w:rPr>
          <w:delText>Client implementation best practices</w:delText>
        </w:r>
      </w:del>
    </w:p>
    <w:p w:rsidR="00CF67A8" w:rsidDel="00A16CD3" w:rsidRDefault="00CF67A8" w:rsidP="00CF67A8">
      <w:pPr>
        <w:rPr>
          <w:del w:id="1091" w:author="Tran Ngoc Ha (DTL.Ship)" w:date="2019-12-20T14:20:00Z"/>
          <w:lang w:val="en-US"/>
        </w:rPr>
      </w:pPr>
    </w:p>
    <w:p w:rsidR="00CF67A8" w:rsidRPr="00984309" w:rsidDel="00A16CD3" w:rsidRDefault="00116CC7" w:rsidP="00CF67A8">
      <w:pPr>
        <w:rPr>
          <w:del w:id="1092" w:author="Tran Ngoc Ha (DTL.Ship)" w:date="2019-12-20T14:20:00Z"/>
          <w:highlight w:val="yellow"/>
          <w:lang w:val="en-US"/>
        </w:rPr>
      </w:pPr>
      <w:del w:id="1093" w:author="Tran Ngoc Ha (DTL.Ship)" w:date="2019-12-20T14:20:00Z">
        <w:r w:rsidDel="00A16CD3">
          <w:fldChar w:fldCharType="begin"/>
        </w:r>
        <w:r w:rsidDel="00A16CD3">
          <w:delInstrText xml:space="preserve"> HYPERLINK "http://dev.af83.com/2012/12/18/defis-single-page-webapp.html" </w:delInstrText>
        </w:r>
        <w:r w:rsidDel="00A16CD3">
          <w:fldChar w:fldCharType="separate"/>
        </w:r>
        <w:r w:rsidR="00CF67A8" w:rsidRPr="00984309" w:rsidDel="00A16CD3">
          <w:rPr>
            <w:rStyle w:val="Hyperlink"/>
            <w:highlight w:val="yellow"/>
            <w:lang w:val="en-US"/>
          </w:rPr>
          <w:delText>http://dev.af83.com/2012/12/18/defis-single-page-webapp.html</w:delText>
        </w:r>
        <w:r w:rsidDel="00A16CD3">
          <w:rPr>
            <w:rStyle w:val="Hyperlink"/>
            <w:highlight w:val="yellow"/>
            <w:lang w:val="en-US"/>
          </w:rPr>
          <w:fldChar w:fldCharType="end"/>
        </w:r>
      </w:del>
    </w:p>
    <w:p w:rsidR="00CF67A8" w:rsidDel="00A16CD3" w:rsidRDefault="0042659F" w:rsidP="00CF67A8">
      <w:pPr>
        <w:rPr>
          <w:del w:id="1094" w:author="Tran Ngoc Ha (DTL.Ship)" w:date="2019-12-20T14:20:00Z"/>
          <w:highlight w:val="yellow"/>
          <w:lang w:val="en-US"/>
        </w:rPr>
      </w:pPr>
      <w:del w:id="1095" w:author="Tran Ngoc Ha (DTL.Ship)" w:date="2019-12-20T14:20:00Z">
        <w:r w:rsidDel="00A16CD3">
          <w:rPr>
            <w:highlight w:val="yellow"/>
            <w:lang w:val="en-US"/>
          </w:rPr>
          <w:delText xml:space="preserve">The UI framework chosen is AngularJS+Bootstrap. Or more specifically it is </w:delText>
        </w:r>
        <w:r w:rsidDel="00A16CD3">
          <w:rPr>
            <w:lang w:val="en-US"/>
          </w:rPr>
          <w:delText>“</w:delText>
        </w:r>
        <w:r w:rsidRPr="0042659F" w:rsidDel="00A16CD3">
          <w:rPr>
            <w:lang w:val="en-US"/>
          </w:rPr>
          <w:delText>UI Bootstrap</w:delText>
        </w:r>
        <w:r w:rsidDel="00A16CD3">
          <w:rPr>
            <w:lang w:val="en-US"/>
          </w:rPr>
          <w:delText>”</w:delText>
        </w:r>
        <w:r w:rsidDel="00A16CD3">
          <w:rPr>
            <w:highlight w:val="yellow"/>
            <w:lang w:val="en-US"/>
          </w:rPr>
          <w:delText xml:space="preserve"> which is a mix of Bootstrap and AngularJS. More information following this link: </w:delText>
        </w:r>
      </w:del>
    </w:p>
    <w:p w:rsidR="0042659F" w:rsidDel="00A16CD3" w:rsidRDefault="00116CC7" w:rsidP="00CF67A8">
      <w:pPr>
        <w:rPr>
          <w:del w:id="1096" w:author="Tran Ngoc Ha (DTL.Ship)" w:date="2019-12-20T14:20:00Z"/>
          <w:lang w:val="en-US"/>
        </w:rPr>
      </w:pPr>
      <w:del w:id="1097" w:author="Tran Ngoc Ha (DTL.Ship)" w:date="2019-12-20T14:20:00Z">
        <w:r w:rsidDel="00A16CD3">
          <w:fldChar w:fldCharType="begin"/>
        </w:r>
        <w:r w:rsidDel="00A16CD3">
          <w:delInstrText xml:space="preserve"> HYPERLINK "https://angular-ui.github.io/bootstrap/" </w:delInstrText>
        </w:r>
        <w:r w:rsidDel="00A16CD3">
          <w:fldChar w:fldCharType="separate"/>
        </w:r>
        <w:r w:rsidR="0042659F" w:rsidRPr="00932638" w:rsidDel="00A16CD3">
          <w:rPr>
            <w:rStyle w:val="Hyperlink"/>
            <w:lang w:val="en-US"/>
          </w:rPr>
          <w:delText>https://angular-ui.github.io/bootstrap/</w:delText>
        </w:r>
        <w:r w:rsidDel="00A16CD3">
          <w:rPr>
            <w:rStyle w:val="Hyperlink"/>
            <w:lang w:val="en-US"/>
          </w:rPr>
          <w:fldChar w:fldCharType="end"/>
        </w:r>
      </w:del>
    </w:p>
    <w:p w:rsidR="0042659F" w:rsidDel="00A16CD3" w:rsidRDefault="0042659F" w:rsidP="00CF67A8">
      <w:pPr>
        <w:rPr>
          <w:del w:id="1098" w:author="Tran Ngoc Ha (DTL.Ship)" w:date="2019-12-20T14:20:00Z"/>
          <w:highlight w:val="yellow"/>
          <w:lang w:val="en-US"/>
        </w:rPr>
      </w:pPr>
    </w:p>
    <w:p w:rsidR="00E031B1" w:rsidDel="00A16CD3" w:rsidRDefault="00E031B1" w:rsidP="00CF67A8">
      <w:pPr>
        <w:rPr>
          <w:del w:id="1099" w:author="Tran Ngoc Ha (DTL.Ship)" w:date="2019-12-20T14:20:00Z"/>
          <w:highlight w:val="yellow"/>
          <w:lang w:val="en-US"/>
        </w:rPr>
      </w:pPr>
      <w:del w:id="1100" w:author="Tran Ngoc Ha (DTL.Ship)" w:date="2019-12-20T14:20:00Z">
        <w:r w:rsidDel="00A16CD3">
          <w:rPr>
            <w:highlight w:val="yellow"/>
            <w:lang w:val="en-US"/>
          </w:rPr>
          <w:delText>But before starting anything you must read the best practices explained in the link below!</w:delText>
        </w:r>
      </w:del>
    </w:p>
    <w:p w:rsidR="0042659F" w:rsidDel="00A16CD3" w:rsidRDefault="0042659F" w:rsidP="00CF67A8">
      <w:pPr>
        <w:rPr>
          <w:del w:id="1101" w:author="Tran Ngoc Ha (DTL.Ship)" w:date="2019-12-20T14:20:00Z"/>
          <w:highlight w:val="yellow"/>
          <w:lang w:val="en-US"/>
        </w:rPr>
      </w:pPr>
    </w:p>
    <w:p w:rsidR="0042659F" w:rsidDel="00A16CD3" w:rsidRDefault="0042659F" w:rsidP="00CF67A8">
      <w:pPr>
        <w:rPr>
          <w:del w:id="1102" w:author="Tran Ngoc Ha (DTL.Ship)" w:date="2019-12-20T14:20:00Z"/>
          <w:highlight w:val="yellow"/>
          <w:lang w:val="en-US"/>
        </w:rPr>
      </w:pPr>
      <w:del w:id="1103" w:author="Tran Ngoc Ha (DTL.Ship)" w:date="2019-12-20T14:20:00Z">
        <w:r w:rsidDel="00A16CD3">
          <w:rPr>
            <w:highlight w:val="yellow"/>
            <w:lang w:val="en-US"/>
          </w:rPr>
          <w:delText>The best practices are explained in the following link, please read the 3 articles:</w:delText>
        </w:r>
      </w:del>
    </w:p>
    <w:p w:rsidR="0042659F" w:rsidDel="00A16CD3" w:rsidRDefault="00116CC7" w:rsidP="00CF67A8">
      <w:pPr>
        <w:rPr>
          <w:del w:id="1104" w:author="Tran Ngoc Ha (DTL.Ship)" w:date="2019-12-20T14:20:00Z"/>
          <w:lang w:val="en-US"/>
        </w:rPr>
      </w:pPr>
      <w:del w:id="1105" w:author="Tran Ngoc Ha (DTL.Ship)" w:date="2019-12-20T14:20:00Z">
        <w:r w:rsidDel="00A16CD3">
          <w:fldChar w:fldCharType="begin"/>
        </w:r>
        <w:r w:rsidDel="00A16CD3">
          <w:delInstrText xml:space="preserve"> HYPERLINK "http://artandlogic.com/2013/05/ive-been-doing-it-wrong-part-1-of-3/" </w:delInstrText>
        </w:r>
        <w:r w:rsidDel="00A16CD3">
          <w:fldChar w:fldCharType="separate"/>
        </w:r>
        <w:r w:rsidR="0042659F" w:rsidRPr="00932638" w:rsidDel="00A16CD3">
          <w:rPr>
            <w:rStyle w:val="Hyperlink"/>
            <w:lang w:val="en-US"/>
          </w:rPr>
          <w:delText>http://artandlogic.com/2013/05/ive-been-doing-it-wrong-part-1-of-3/</w:delText>
        </w:r>
        <w:r w:rsidDel="00A16CD3">
          <w:rPr>
            <w:rStyle w:val="Hyperlink"/>
            <w:lang w:val="en-US"/>
          </w:rPr>
          <w:fldChar w:fldCharType="end"/>
        </w:r>
      </w:del>
    </w:p>
    <w:p w:rsidR="0042659F" w:rsidDel="00A16CD3" w:rsidRDefault="0042659F" w:rsidP="00CF67A8">
      <w:pPr>
        <w:rPr>
          <w:del w:id="1106" w:author="Tran Ngoc Ha (DTL.Ship)" w:date="2019-12-20T14:20:00Z"/>
          <w:lang w:val="en-US"/>
        </w:rPr>
      </w:pPr>
    </w:p>
    <w:p w:rsidR="0042659F" w:rsidDel="00A16CD3" w:rsidRDefault="0042659F" w:rsidP="00CF67A8">
      <w:pPr>
        <w:rPr>
          <w:del w:id="1107" w:author="Tran Ngoc Ha (DTL.Ship)" w:date="2019-12-20T14:20:00Z"/>
          <w:lang w:val="en-US"/>
        </w:rPr>
      </w:pPr>
      <w:del w:id="1108" w:author="Tran Ngoc Ha (DTL.Ship)" w:date="2019-12-20T14:20:00Z">
        <w:r w:rsidDel="00A16CD3">
          <w:rPr>
            <w:lang w:val="en-US"/>
          </w:rPr>
          <w:delText>But the summary is:</w:delText>
        </w:r>
      </w:del>
    </w:p>
    <w:p w:rsidR="0042659F" w:rsidRPr="00984309" w:rsidDel="00A16CD3" w:rsidRDefault="0042659F" w:rsidP="0042659F">
      <w:pPr>
        <w:numPr>
          <w:ilvl w:val="0"/>
          <w:numId w:val="35"/>
        </w:numPr>
        <w:spacing w:line="390" w:lineRule="atLeast"/>
        <w:ind w:left="0"/>
        <w:textAlignment w:val="baseline"/>
        <w:rPr>
          <w:del w:id="1109" w:author="Tran Ngoc Ha (DTL.Ship)" w:date="2019-12-20T14:20:00Z"/>
          <w:rFonts w:ascii="Arial" w:hAnsi="Arial" w:cs="Arial"/>
          <w:color w:val="666666"/>
          <w:sz w:val="21"/>
          <w:szCs w:val="21"/>
          <w:lang w:val="en-US"/>
        </w:rPr>
      </w:pPr>
      <w:del w:id="1110" w:author="Tran Ngoc Ha (DTL.Ship)" w:date="2019-12-20T14:20:00Z">
        <w:r w:rsidRPr="00984309" w:rsidDel="00A16CD3">
          <w:rPr>
            <w:rFonts w:ascii="Arial" w:hAnsi="Arial" w:cs="Arial"/>
            <w:color w:val="666666"/>
            <w:sz w:val="21"/>
            <w:szCs w:val="21"/>
            <w:lang w:val="en-US"/>
          </w:rPr>
          <w:delText>Use</w:delText>
        </w:r>
        <w:r w:rsidRPr="00984309" w:rsidDel="00A16CD3">
          <w:rPr>
            <w:rStyle w:val="apple-converted-space"/>
            <w:rFonts w:ascii="Arial" w:hAnsi="Arial" w:cs="Arial"/>
            <w:color w:val="666666"/>
            <w:sz w:val="21"/>
            <w:szCs w:val="21"/>
            <w:lang w:val="en-US"/>
          </w:rPr>
          <w:delText> </w:delText>
        </w:r>
        <w:r w:rsidR="00116CC7" w:rsidDel="00A16CD3">
          <w:fldChar w:fldCharType="begin"/>
        </w:r>
        <w:r w:rsidR="00116CC7" w:rsidDel="00A16CD3">
          <w:delInstrText xml:space="preserve"> HYPERLINK "http://joshdmiller.github.io/ng-boilerplate/" </w:delInstrText>
        </w:r>
        <w:r w:rsidR="00116CC7" w:rsidDel="00A16CD3">
          <w:fldChar w:fldCharType="separate"/>
        </w:r>
        <w:r w:rsidRPr="00984309" w:rsidDel="00A16CD3">
          <w:rPr>
            <w:rStyle w:val="Hyperlink"/>
            <w:rFonts w:ascii="Arial" w:hAnsi="Arial" w:cs="Arial"/>
            <w:color w:val="2EA3F2"/>
            <w:sz w:val="21"/>
            <w:szCs w:val="21"/>
            <w:bdr w:val="none" w:sz="0" w:space="0" w:color="auto" w:frame="1"/>
            <w:lang w:val="en-US"/>
          </w:rPr>
          <w:delText>ng-boilerplate</w:delText>
        </w:r>
        <w:r w:rsidR="00116CC7" w:rsidDel="00A16CD3">
          <w:rPr>
            <w:rStyle w:val="Hyperlink"/>
            <w:rFonts w:ascii="Arial" w:hAnsi="Arial" w:cs="Arial"/>
            <w:color w:val="2EA3F2"/>
            <w:sz w:val="21"/>
            <w:szCs w:val="21"/>
            <w:bdr w:val="none" w:sz="0" w:space="0" w:color="auto" w:frame="1"/>
            <w:lang w:val="en-US"/>
          </w:rPr>
          <w:fldChar w:fldCharType="end"/>
        </w:r>
        <w:r w:rsidRPr="00984309" w:rsidDel="00A16CD3">
          <w:rPr>
            <w:rFonts w:ascii="Arial" w:hAnsi="Arial" w:cs="Arial"/>
            <w:color w:val="666666"/>
            <w:sz w:val="21"/>
            <w:szCs w:val="21"/>
            <w:lang w:val="en-US"/>
          </w:rPr>
          <w:delText> as a template for your projects.</w:delText>
        </w:r>
      </w:del>
    </w:p>
    <w:p w:rsidR="0042659F" w:rsidDel="00A16CD3" w:rsidRDefault="0042659F" w:rsidP="0042659F">
      <w:pPr>
        <w:numPr>
          <w:ilvl w:val="0"/>
          <w:numId w:val="35"/>
        </w:numPr>
        <w:spacing w:line="390" w:lineRule="atLeast"/>
        <w:ind w:left="0"/>
        <w:textAlignment w:val="baseline"/>
        <w:rPr>
          <w:del w:id="1111" w:author="Tran Ngoc Ha (DTL.Ship)" w:date="2019-12-20T14:20:00Z"/>
          <w:rFonts w:ascii="Arial" w:hAnsi="Arial" w:cs="Arial"/>
          <w:color w:val="666666"/>
          <w:sz w:val="21"/>
          <w:szCs w:val="21"/>
        </w:rPr>
      </w:pPr>
      <w:del w:id="1112" w:author="Tran Ngoc Ha (DTL.Ship)" w:date="2019-12-20T14:20:00Z">
        <w:r w:rsidRPr="00984309" w:rsidDel="00A16CD3">
          <w:rPr>
            <w:rFonts w:ascii="Arial" w:hAnsi="Arial" w:cs="Arial"/>
            <w:color w:val="666666"/>
            <w:sz w:val="21"/>
            <w:szCs w:val="21"/>
            <w:lang w:val="en-US"/>
          </w:rPr>
          <w:delText xml:space="preserve">Learn to use unit-testing and end-to-end testing with Angular, and make it your religion. Use testacular/karma and Jasmine. It will save you months and years of development. Use end-to-end tests in addition to unit tests. </w:delText>
        </w:r>
        <w:r w:rsidDel="00A16CD3">
          <w:rPr>
            <w:rFonts w:ascii="Arial" w:hAnsi="Arial" w:cs="Arial"/>
            <w:color w:val="666666"/>
            <w:sz w:val="21"/>
            <w:szCs w:val="21"/>
          </w:rPr>
          <w:delText>Borrow test practices from good AngularJS applications.</w:delText>
        </w:r>
      </w:del>
    </w:p>
    <w:p w:rsidR="0042659F" w:rsidRPr="00984309" w:rsidDel="00A16CD3" w:rsidRDefault="0042659F" w:rsidP="0042659F">
      <w:pPr>
        <w:numPr>
          <w:ilvl w:val="0"/>
          <w:numId w:val="35"/>
        </w:numPr>
        <w:spacing w:line="390" w:lineRule="atLeast"/>
        <w:ind w:left="0"/>
        <w:textAlignment w:val="baseline"/>
        <w:rPr>
          <w:del w:id="1113" w:author="Tran Ngoc Ha (DTL.Ship)" w:date="2019-12-20T14:20:00Z"/>
          <w:rFonts w:ascii="Arial" w:hAnsi="Arial" w:cs="Arial"/>
          <w:color w:val="666666"/>
          <w:sz w:val="21"/>
          <w:szCs w:val="21"/>
          <w:lang w:val="en-US"/>
        </w:rPr>
      </w:pPr>
      <w:del w:id="1114" w:author="Tran Ngoc Ha (DTL.Ship)" w:date="2019-12-20T14:20:00Z">
        <w:r w:rsidRPr="00984309" w:rsidDel="00A16CD3">
          <w:rPr>
            <w:rFonts w:ascii="Arial" w:hAnsi="Arial" w:cs="Arial"/>
            <w:color w:val="666666"/>
            <w:sz w:val="21"/>
            <w:szCs w:val="21"/>
            <w:lang w:val="en-US"/>
          </w:rPr>
          <w:delText>Acquire new Angular habits, and avoid old habits that do not translate into AngularJS world.</w:delText>
        </w:r>
      </w:del>
    </w:p>
    <w:p w:rsidR="0042659F" w:rsidDel="00A16CD3" w:rsidRDefault="0042659F" w:rsidP="0042659F">
      <w:pPr>
        <w:numPr>
          <w:ilvl w:val="1"/>
          <w:numId w:val="35"/>
        </w:numPr>
        <w:spacing w:line="390" w:lineRule="atLeast"/>
        <w:ind w:left="0"/>
        <w:textAlignment w:val="baseline"/>
        <w:rPr>
          <w:del w:id="1115" w:author="Tran Ngoc Ha (DTL.Ship)" w:date="2019-12-20T14:20:00Z"/>
          <w:rFonts w:ascii="Arial" w:hAnsi="Arial" w:cs="Arial"/>
          <w:color w:val="666666"/>
          <w:sz w:val="21"/>
          <w:szCs w:val="21"/>
        </w:rPr>
      </w:pPr>
      <w:del w:id="1116" w:author="Tran Ngoc Ha (DTL.Ship)" w:date="2019-12-20T14:20:00Z">
        <w:r w:rsidDel="00A16CD3">
          <w:rPr>
            <w:rFonts w:ascii="Arial" w:hAnsi="Arial" w:cs="Arial"/>
            <w:color w:val="666666"/>
            <w:sz w:val="21"/>
            <w:szCs w:val="21"/>
          </w:rPr>
          <w:delText>Know how scopes work</w:delText>
        </w:r>
      </w:del>
    </w:p>
    <w:p w:rsidR="0042659F" w:rsidRPr="00984309" w:rsidDel="00A16CD3" w:rsidRDefault="0042659F" w:rsidP="0042659F">
      <w:pPr>
        <w:numPr>
          <w:ilvl w:val="1"/>
          <w:numId w:val="35"/>
        </w:numPr>
        <w:spacing w:line="390" w:lineRule="atLeast"/>
        <w:ind w:left="0"/>
        <w:textAlignment w:val="baseline"/>
        <w:rPr>
          <w:del w:id="1117" w:author="Tran Ngoc Ha (DTL.Ship)" w:date="2019-12-20T14:20:00Z"/>
          <w:rFonts w:ascii="Arial" w:hAnsi="Arial" w:cs="Arial"/>
          <w:color w:val="666666"/>
          <w:sz w:val="21"/>
          <w:szCs w:val="21"/>
          <w:lang w:val="en-US"/>
        </w:rPr>
      </w:pPr>
      <w:del w:id="1118" w:author="Tran Ngoc Ha (DTL.Ship)" w:date="2019-12-20T14:20:00Z">
        <w:r w:rsidRPr="00984309" w:rsidDel="00A16CD3">
          <w:rPr>
            <w:rFonts w:ascii="Arial" w:hAnsi="Arial" w:cs="Arial"/>
            <w:color w:val="666666"/>
            <w:sz w:val="21"/>
            <w:szCs w:val="21"/>
            <w:lang w:val="en-US"/>
          </w:rPr>
          <w:delText>Learn to use templates, directives and filters instead of DOM manipulation</w:delText>
        </w:r>
      </w:del>
    </w:p>
    <w:p w:rsidR="0042659F" w:rsidRPr="00984309" w:rsidDel="00A16CD3" w:rsidRDefault="0042659F" w:rsidP="0042659F">
      <w:pPr>
        <w:numPr>
          <w:ilvl w:val="1"/>
          <w:numId w:val="35"/>
        </w:numPr>
        <w:spacing w:line="390" w:lineRule="atLeast"/>
        <w:ind w:left="0"/>
        <w:textAlignment w:val="baseline"/>
        <w:rPr>
          <w:del w:id="1119" w:author="Tran Ngoc Ha (DTL.Ship)" w:date="2019-12-20T14:20:00Z"/>
          <w:rFonts w:ascii="Arial" w:hAnsi="Arial" w:cs="Arial"/>
          <w:color w:val="666666"/>
          <w:sz w:val="21"/>
          <w:szCs w:val="21"/>
          <w:lang w:val="en-US"/>
        </w:rPr>
      </w:pPr>
      <w:del w:id="1120" w:author="Tran Ngoc Ha (DTL.Ship)" w:date="2019-12-20T14:20:00Z">
        <w:r w:rsidRPr="00984309" w:rsidDel="00A16CD3">
          <w:rPr>
            <w:rFonts w:ascii="Arial" w:hAnsi="Arial" w:cs="Arial"/>
            <w:color w:val="666666"/>
            <w:sz w:val="21"/>
            <w:szCs w:val="21"/>
            <w:lang w:val="en-US"/>
          </w:rPr>
          <w:delText>Know Angular equivalents of common jQuery functions</w:delText>
        </w:r>
      </w:del>
    </w:p>
    <w:p w:rsidR="0042659F" w:rsidRPr="00984309" w:rsidDel="00A16CD3" w:rsidRDefault="0042659F" w:rsidP="0042659F">
      <w:pPr>
        <w:numPr>
          <w:ilvl w:val="1"/>
          <w:numId w:val="35"/>
        </w:numPr>
        <w:spacing w:line="390" w:lineRule="atLeast"/>
        <w:ind w:left="0"/>
        <w:textAlignment w:val="baseline"/>
        <w:rPr>
          <w:del w:id="1121" w:author="Tran Ngoc Ha (DTL.Ship)" w:date="2019-12-20T14:20:00Z"/>
          <w:rFonts w:ascii="Arial" w:hAnsi="Arial" w:cs="Arial"/>
          <w:color w:val="666666"/>
          <w:sz w:val="21"/>
          <w:szCs w:val="21"/>
          <w:lang w:val="en-US"/>
        </w:rPr>
      </w:pPr>
      <w:del w:id="1122" w:author="Tran Ngoc Ha (DTL.Ship)" w:date="2019-12-20T14:20:00Z">
        <w:r w:rsidRPr="00984309" w:rsidDel="00A16CD3">
          <w:rPr>
            <w:rFonts w:ascii="Arial" w:hAnsi="Arial" w:cs="Arial"/>
            <w:color w:val="666666"/>
            <w:sz w:val="21"/>
            <w:szCs w:val="21"/>
            <w:lang w:val="en-US"/>
          </w:rPr>
          <w:delText>Use</w:delText>
        </w:r>
        <w:r w:rsidRPr="00984309" w:rsidDel="00A16CD3">
          <w:rPr>
            <w:rStyle w:val="apple-converted-space"/>
            <w:rFonts w:ascii="Arial" w:hAnsi="Arial" w:cs="Arial"/>
            <w:color w:val="666666"/>
            <w:sz w:val="21"/>
            <w:szCs w:val="21"/>
            <w:lang w:val="en-US"/>
          </w:rPr>
          <w:delText> </w:delText>
        </w:r>
        <w:r w:rsidR="009E79E1" w:rsidDel="00A16CD3">
          <w:fldChar w:fldCharType="begin"/>
        </w:r>
        <w:r w:rsidR="009E79E1" w:rsidDel="00A16CD3">
          <w:delInstrText xml:space="preserve"> HYPERLINK "http://angular-ui.github.io/" </w:delInstrText>
        </w:r>
        <w:r w:rsidR="009E79E1" w:rsidDel="00A16CD3">
          <w:fldChar w:fldCharType="separate"/>
        </w:r>
        <w:r w:rsidRPr="00984309" w:rsidDel="00A16CD3">
          <w:rPr>
            <w:rStyle w:val="Hyperlink"/>
            <w:rFonts w:ascii="Arial" w:hAnsi="Arial" w:cs="Arial"/>
            <w:color w:val="2EA3F2"/>
            <w:sz w:val="21"/>
            <w:szCs w:val="21"/>
            <w:bdr w:val="none" w:sz="0" w:space="0" w:color="auto" w:frame="1"/>
            <w:lang w:val="en-US"/>
          </w:rPr>
          <w:delText>AngularUI</w:delText>
        </w:r>
        <w:r w:rsidR="009E79E1" w:rsidDel="00A16CD3">
          <w:rPr>
            <w:rStyle w:val="Hyperlink"/>
            <w:rFonts w:ascii="Arial" w:hAnsi="Arial" w:cs="Arial"/>
            <w:color w:val="2EA3F2"/>
            <w:sz w:val="21"/>
            <w:szCs w:val="21"/>
            <w:bdr w:val="none" w:sz="0" w:space="0" w:color="auto" w:frame="1"/>
            <w:lang w:val="en-US"/>
          </w:rPr>
          <w:fldChar w:fldCharType="end"/>
        </w:r>
        <w:r w:rsidRPr="00984309" w:rsidDel="00A16CD3">
          <w:rPr>
            <w:rFonts w:ascii="Arial" w:hAnsi="Arial" w:cs="Arial"/>
            <w:color w:val="666666"/>
            <w:sz w:val="21"/>
            <w:szCs w:val="21"/>
            <w:lang w:val="en-US"/>
          </w:rPr>
          <w:delText> and related libraries by the same team</w:delText>
        </w:r>
      </w:del>
    </w:p>
    <w:p w:rsidR="0042659F" w:rsidRPr="00984309" w:rsidDel="00A16CD3" w:rsidRDefault="0042659F" w:rsidP="00984309">
      <w:pPr>
        <w:numPr>
          <w:ilvl w:val="1"/>
          <w:numId w:val="35"/>
        </w:numPr>
        <w:spacing w:line="390" w:lineRule="atLeast"/>
        <w:ind w:left="0"/>
        <w:textAlignment w:val="baseline"/>
        <w:rPr>
          <w:del w:id="1123" w:author="Tran Ngoc Ha (DTL.Ship)" w:date="2019-12-20T14:20:00Z"/>
          <w:rFonts w:ascii="Arial" w:hAnsi="Arial" w:cs="Arial"/>
          <w:color w:val="666666"/>
          <w:sz w:val="21"/>
          <w:szCs w:val="21"/>
          <w:lang w:val="en-US"/>
        </w:rPr>
      </w:pPr>
      <w:del w:id="1124" w:author="Tran Ngoc Ha (DTL.Ship)" w:date="2019-12-20T14:20:00Z">
        <w:r w:rsidRPr="00984309" w:rsidDel="00A16CD3">
          <w:rPr>
            <w:rFonts w:ascii="Arial" w:hAnsi="Arial" w:cs="Arial"/>
            <w:color w:val="666666"/>
            <w:sz w:val="21"/>
            <w:szCs w:val="21"/>
            <w:lang w:val="en-US"/>
          </w:rPr>
          <w:delText>Read good applications sources (</w:delText>
        </w:r>
        <w:r w:rsidR="00116CC7" w:rsidDel="00A16CD3">
          <w:fldChar w:fldCharType="begin"/>
        </w:r>
        <w:r w:rsidR="00116CC7" w:rsidDel="00A16CD3">
          <w:delInstrText xml:space="preserve"> HYPERLINK "https://github.com/angular-app/angular-app/" </w:delInstrText>
        </w:r>
        <w:r w:rsidR="00116CC7" w:rsidDel="00A16CD3">
          <w:fldChar w:fldCharType="separate"/>
        </w:r>
        <w:r w:rsidRPr="00984309" w:rsidDel="00A16CD3">
          <w:rPr>
            <w:rStyle w:val="Hyperlink"/>
            <w:rFonts w:ascii="Arial" w:hAnsi="Arial" w:cs="Arial"/>
            <w:color w:val="2EA3F2"/>
            <w:sz w:val="21"/>
            <w:szCs w:val="21"/>
            <w:bdr w:val="none" w:sz="0" w:space="0" w:color="auto" w:frame="1"/>
            <w:lang w:val="en-US"/>
          </w:rPr>
          <w:delText>https://github.com/angular-app/angular-app/</w:delText>
        </w:r>
        <w:r w:rsidR="00116CC7" w:rsidDel="00A16CD3">
          <w:rPr>
            <w:rStyle w:val="Hyperlink"/>
            <w:rFonts w:ascii="Arial" w:hAnsi="Arial" w:cs="Arial"/>
            <w:color w:val="2EA3F2"/>
            <w:sz w:val="21"/>
            <w:szCs w:val="21"/>
            <w:bdr w:val="none" w:sz="0" w:space="0" w:color="auto" w:frame="1"/>
            <w:lang w:val="en-US"/>
          </w:rPr>
          <w:fldChar w:fldCharType="end"/>
        </w:r>
        <w:r w:rsidRPr="00984309" w:rsidDel="00A16CD3">
          <w:rPr>
            <w:rFonts w:ascii="Arial" w:hAnsi="Arial" w:cs="Arial"/>
            <w:color w:val="666666"/>
            <w:sz w:val="21"/>
            <w:szCs w:val="21"/>
            <w:lang w:val="en-US"/>
          </w:rPr>
          <w:delText>,</w:delText>
        </w:r>
        <w:r w:rsidR="00116CC7" w:rsidDel="00A16CD3">
          <w:fldChar w:fldCharType="begin"/>
        </w:r>
        <w:r w:rsidR="00116CC7" w:rsidDel="00A16CD3">
          <w:delInstrText xml:space="preserve"> HYPERLINK "http://builtwith.angularjs.org/" </w:delInstrText>
        </w:r>
        <w:r w:rsidR="00116CC7" w:rsidDel="00A16CD3">
          <w:fldChar w:fldCharType="separate"/>
        </w:r>
        <w:r w:rsidRPr="00984309" w:rsidDel="00A16CD3">
          <w:rPr>
            <w:rStyle w:val="Hyperlink"/>
            <w:rFonts w:ascii="Arial" w:hAnsi="Arial" w:cs="Arial"/>
            <w:color w:val="2EA3F2"/>
            <w:sz w:val="21"/>
            <w:szCs w:val="21"/>
            <w:bdr w:val="none" w:sz="0" w:space="0" w:color="auto" w:frame="1"/>
            <w:lang w:val="en-US"/>
          </w:rPr>
          <w:delText>http://builtwith.angularjs.org/</w:delText>
        </w:r>
        <w:r w:rsidR="00116CC7" w:rsidDel="00A16CD3">
          <w:rPr>
            <w:rStyle w:val="Hyperlink"/>
            <w:rFonts w:ascii="Arial" w:hAnsi="Arial" w:cs="Arial"/>
            <w:color w:val="2EA3F2"/>
            <w:sz w:val="21"/>
            <w:szCs w:val="21"/>
            <w:bdr w:val="none" w:sz="0" w:space="0" w:color="auto" w:frame="1"/>
            <w:lang w:val="en-US"/>
          </w:rPr>
          <w:fldChar w:fldCharType="end"/>
        </w:r>
        <w:r w:rsidRPr="00984309" w:rsidDel="00A16CD3">
          <w:rPr>
            <w:rFonts w:ascii="Arial" w:hAnsi="Arial" w:cs="Arial"/>
            <w:color w:val="666666"/>
            <w:sz w:val="21"/>
            <w:szCs w:val="21"/>
            <w:lang w:val="en-US"/>
          </w:rPr>
          <w:delText>).</w:delText>
        </w:r>
      </w:del>
    </w:p>
    <w:p w:rsidR="0042659F" w:rsidDel="00A16CD3" w:rsidRDefault="0042659F" w:rsidP="00CF67A8">
      <w:pPr>
        <w:rPr>
          <w:del w:id="1125" w:author="Tran Ngoc Ha (DTL.Ship)" w:date="2019-12-20T14:20:00Z"/>
          <w:lang w:val="en-US"/>
        </w:rPr>
      </w:pPr>
    </w:p>
    <w:p w:rsidR="0042659F" w:rsidRPr="00984309" w:rsidDel="00A16CD3" w:rsidRDefault="0042659F" w:rsidP="00CF67A8">
      <w:pPr>
        <w:rPr>
          <w:del w:id="1126" w:author="Tran Ngoc Ha (DTL.Ship)" w:date="2019-12-20T14:20:00Z"/>
          <w:highlight w:val="yellow"/>
          <w:lang w:val="en-US"/>
        </w:rPr>
      </w:pPr>
    </w:p>
    <w:p w:rsidR="0034781D" w:rsidRPr="00984309" w:rsidDel="00A16CD3" w:rsidRDefault="0034781D" w:rsidP="00CF67A8">
      <w:pPr>
        <w:rPr>
          <w:del w:id="1127" w:author="Tran Ngoc Ha (DTL.Ship)" w:date="2019-12-20T14:20:00Z"/>
          <w:highlight w:val="yellow"/>
          <w:lang w:val="en-US"/>
        </w:rPr>
      </w:pPr>
    </w:p>
    <w:p w:rsidR="003801BA" w:rsidDel="00A16CD3" w:rsidRDefault="003801BA" w:rsidP="00CF67A8">
      <w:pPr>
        <w:rPr>
          <w:del w:id="1128" w:author="Tran Ngoc Ha (DTL.Ship)" w:date="2019-12-20T14:20:00Z"/>
          <w:lang w:val="en-US"/>
        </w:rPr>
      </w:pPr>
      <w:del w:id="1129" w:author="Tran Ngoc Ha (DTL.Ship)" w:date="2019-12-20T14:20:00Z">
        <w:r w:rsidDel="00A16CD3">
          <w:rPr>
            <w:lang w:val="en-US"/>
          </w:rPr>
          <w:tab/>
        </w:r>
      </w:del>
    </w:p>
    <w:p w:rsidR="003801BA" w:rsidDel="00A16CD3" w:rsidRDefault="003801BA" w:rsidP="00CF67A8">
      <w:pPr>
        <w:rPr>
          <w:del w:id="1130" w:author="Tran Ngoc Ha (DTL.Ship)" w:date="2019-12-20T14:20:00Z"/>
          <w:lang w:val="en-US"/>
        </w:rPr>
      </w:pPr>
    </w:p>
    <w:p w:rsidR="0034781D" w:rsidRPr="00CF67A8" w:rsidDel="00A16CD3" w:rsidRDefault="0034781D" w:rsidP="00CF67A8">
      <w:pPr>
        <w:rPr>
          <w:del w:id="1131" w:author="Tran Ngoc Ha (DTL.Ship)" w:date="2019-12-20T14:20:00Z"/>
          <w:lang w:val="en-US"/>
        </w:rPr>
      </w:pPr>
    </w:p>
    <w:p w:rsidR="00843CDE" w:rsidRPr="00843CDE" w:rsidDel="00A16CD3" w:rsidRDefault="00843CDE" w:rsidP="00843CDE">
      <w:pPr>
        <w:pStyle w:val="Heading1"/>
        <w:rPr>
          <w:del w:id="1132" w:author="Tran Ngoc Ha (DTL.Ship)" w:date="2019-12-20T14:20:00Z"/>
          <w:lang w:val="en-US"/>
        </w:rPr>
      </w:pPr>
      <w:del w:id="1133" w:author="Tran Ngoc Ha (DTL.Ship)" w:date="2019-12-20T14:20:00Z">
        <w:r w:rsidDel="00A16CD3">
          <w:rPr>
            <w:lang w:val="en-US"/>
          </w:rPr>
          <w:delText>Source versioning usage</w:delText>
        </w:r>
      </w:del>
    </w:p>
    <w:p w:rsidR="005144E3" w:rsidRPr="005144E3" w:rsidDel="00A16CD3" w:rsidRDefault="005144E3" w:rsidP="005144E3">
      <w:pPr>
        <w:rPr>
          <w:del w:id="1134" w:author="Tran Ngoc Ha (DTL.Ship)" w:date="2019-12-20T14:20:00Z"/>
          <w:lang w:val="en-US"/>
        </w:rPr>
      </w:pPr>
    </w:p>
    <w:p w:rsidR="00686CD3" w:rsidDel="00A16CD3" w:rsidRDefault="00686CD3" w:rsidP="00686CD3">
      <w:pPr>
        <w:pStyle w:val="Heading2"/>
        <w:keepLines w:val="0"/>
        <w:tabs>
          <w:tab w:val="left" w:pos="800"/>
        </w:tabs>
        <w:spacing w:before="200" w:after="80" w:line="240" w:lineRule="auto"/>
        <w:rPr>
          <w:del w:id="1135" w:author="Tran Ngoc Ha (DTL.Ship)" w:date="2019-12-20T14:20:00Z"/>
        </w:rPr>
      </w:pPr>
      <w:bookmarkStart w:id="1136" w:name="_Toc433881684"/>
      <w:del w:id="1137" w:author="Tran Ngoc Ha (DTL.Ship)" w:date="2019-12-20T14:20:00Z">
        <w:r w:rsidDel="00A16CD3">
          <w:delText>Versioning rules</w:delText>
        </w:r>
        <w:bookmarkEnd w:id="1136"/>
      </w:del>
    </w:p>
    <w:p w:rsidR="00686CD3" w:rsidDel="00A16CD3" w:rsidRDefault="00686CD3" w:rsidP="00686CD3">
      <w:pPr>
        <w:rPr>
          <w:del w:id="1138" w:author="Tran Ngoc Ha (DTL.Ship)" w:date="2019-12-20T14:20:00Z"/>
          <w:lang w:val="en-US"/>
        </w:rPr>
      </w:pPr>
      <w:del w:id="1139" w:author="Tran Ngoc Ha (DTL.Ship)" w:date="2019-12-20T14:20:00Z">
        <w:r w:rsidDel="00A16CD3">
          <w:rPr>
            <w:lang w:val="en-US"/>
          </w:rPr>
          <w:delText>Semantic Versioning will be used.</w:delText>
        </w:r>
      </w:del>
    </w:p>
    <w:p w:rsidR="00686CD3" w:rsidRPr="009E247F" w:rsidDel="00A16CD3" w:rsidRDefault="00686CD3" w:rsidP="00686CD3">
      <w:pPr>
        <w:rPr>
          <w:del w:id="1140" w:author="Tran Ngoc Ha (DTL.Ship)" w:date="2019-12-20T14:20:00Z"/>
          <w:lang w:val="en-US"/>
        </w:rPr>
      </w:pPr>
      <w:del w:id="1141" w:author="Tran Ngoc Ha (DTL.Ship)" w:date="2019-12-20T14:20:00Z">
        <w:r w:rsidRPr="009E247F" w:rsidDel="00A16CD3">
          <w:rPr>
            <w:lang w:val="en-US"/>
          </w:rPr>
          <w:delText>Semantic Versionin</w:delText>
        </w:r>
        <w:r w:rsidDel="00A16CD3">
          <w:rPr>
            <w:lang w:val="en-US"/>
          </w:rPr>
          <w:delText>g</w:delText>
        </w:r>
        <w:r w:rsidRPr="009E247F" w:rsidDel="00A16CD3">
          <w:rPr>
            <w:lang w:val="en-US"/>
          </w:rPr>
          <w:delText xml:space="preserve"> is a formal convention for specifying compatibility using a three-part version number: major version; minor version; and patch. The patch number is incremented for minor changes and bug fixes which do not change the software's </w:delText>
        </w:r>
        <w:r w:rsidR="00116CC7" w:rsidDel="00A16CD3">
          <w:fldChar w:fldCharType="begin"/>
        </w:r>
        <w:r w:rsidR="00116CC7" w:rsidDel="00A16CD3">
          <w:delInstrText xml:space="preserve"> HYPERLINK "https://en.wikipedia.org/wiki/Application_programming_interface" \o "Application programming interface" </w:delInstrText>
        </w:r>
        <w:r w:rsidR="00116CC7" w:rsidDel="00A16CD3">
          <w:fldChar w:fldCharType="separate"/>
        </w:r>
        <w:r w:rsidRPr="009E247F" w:rsidDel="00A16CD3">
          <w:rPr>
            <w:lang w:val="en-US"/>
          </w:rPr>
          <w:delText>API</w:delText>
        </w:r>
        <w:r w:rsidR="00116CC7" w:rsidDel="00A16CD3">
          <w:rPr>
            <w:lang w:val="en-US"/>
          </w:rPr>
          <w:fldChar w:fldCharType="end"/>
        </w:r>
        <w:r w:rsidRPr="009E247F" w:rsidDel="00A16CD3">
          <w:rPr>
            <w:lang w:val="en-US"/>
          </w:rPr>
          <w:delText>. The minor version is incremented for releases which add new, but backward-compatible, API features, and the major version is incremented for API changes which are not backward-compatible. For example, software which relies on version 2.1.5 of an API is compatible with version 2.2.3, but not necessarily with 3.2.4.</w:delText>
        </w:r>
      </w:del>
    </w:p>
    <w:p w:rsidR="0069128C" w:rsidRPr="005E4F96" w:rsidRDefault="0069128C" w:rsidP="004B3407">
      <w:pPr>
        <w:rPr>
          <w:lang w:val="en-US"/>
        </w:rPr>
      </w:pPr>
    </w:p>
    <w:sectPr w:rsidR="0069128C" w:rsidRPr="005E4F96" w:rsidSect="00666AD8">
      <w:headerReference w:type="even" r:id="rId20"/>
      <w:headerReference w:type="default" r:id="rId21"/>
      <w:footerReference w:type="even" r:id="rId22"/>
      <w:footerReference w:type="default" r:id="rId23"/>
      <w:headerReference w:type="first" r:id="rId24"/>
      <w:footerReference w:type="first" r:id="rId25"/>
      <w:pgSz w:w="11906" w:h="16838" w:code="9"/>
      <w:pgMar w:top="1985" w:right="1418" w:bottom="1134" w:left="1418" w:header="737"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9E8" w:rsidRDefault="005039E8" w:rsidP="00AA70EE">
      <w:pPr>
        <w:spacing w:line="240" w:lineRule="auto"/>
      </w:pPr>
      <w:r>
        <w:separator/>
      </w:r>
    </w:p>
  </w:endnote>
  <w:endnote w:type="continuationSeparator" w:id="0">
    <w:p w:rsidR="005039E8" w:rsidRDefault="005039E8" w:rsidP="00AA70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Default="00EB72B4">
    <w:pPr>
      <w:pStyle w:val="Footer"/>
    </w:pPr>
    <w:r>
      <w:rPr>
        <w:noProof/>
        <w:lang w:val="en-US" w:bidi="he-IL"/>
      </w:rPr>
      <mc:AlternateContent>
        <mc:Choice Requires="wps">
          <w:drawing>
            <wp:anchor distT="0" distB="0" distL="114300" distR="114300" simplePos="0" relativeHeight="251663360" behindDoc="0" locked="0" layoutInCell="1" allowOverlap="1" wp14:anchorId="3B03EF95" wp14:editId="210AFA4D">
              <wp:simplePos x="0" y="0"/>
              <wp:positionH relativeFrom="column">
                <wp:posOffset>-909955</wp:posOffset>
              </wp:positionH>
              <wp:positionV relativeFrom="paragraph">
                <wp:posOffset>161925</wp:posOffset>
              </wp:positionV>
              <wp:extent cx="7581900" cy="44767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1900" cy="447675"/>
                      </a:xfrm>
                      <a:prstGeom prst="rect">
                        <a:avLst/>
                      </a:prstGeom>
                      <a:solidFill>
                        <a:schemeClr val="tx2"/>
                      </a:solidFill>
                      <a:ln w="9525">
                        <a:noFill/>
                        <a:miter lim="800000"/>
                        <a:headEnd/>
                        <a:tailEnd/>
                      </a:ln>
                    </wps:spPr>
                    <wps:txbx>
                      <w:txbxContent>
                        <w:p w:rsidR="00EB72B4" w:rsidRPr="00AB6BEB" w:rsidRDefault="00EB72B4" w:rsidP="0023359D">
                          <w:pPr>
                            <w:ind w:left="439"/>
                            <w:jc w:val="center"/>
                            <w:rPr>
                              <w:color w:val="FFFFFF" w:themeColor="background1"/>
                              <w:sz w:val="16"/>
                              <w:szCs w:val="16"/>
                            </w:rPr>
                          </w:pPr>
                          <w:r>
                            <w:rPr>
                              <w:color w:val="FFFFFF" w:themeColor="background1"/>
                              <w:sz w:val="16"/>
                              <w:szCs w:val="16"/>
                            </w:rPr>
                            <w:t>&lt;23/12/2019&gt;</w:t>
                          </w:r>
                          <w:r w:rsidRPr="00AB6BEB">
                            <w:rPr>
                              <w:color w:val="FFFFFF" w:themeColor="background1"/>
                              <w:sz w:val="16"/>
                              <w:szCs w:val="16"/>
                            </w:rPr>
                            <w:t xml:space="preserve">| </w:t>
                          </w:r>
                          <w:r>
                            <w:rPr>
                              <w:color w:val="FFFFFF" w:themeColor="background1"/>
                              <w:sz w:val="16"/>
                              <w:szCs w:val="16"/>
                            </w:rPr>
                            <w:t xml:space="preserve">page </w:t>
                          </w:r>
                          <w:r w:rsidRPr="00AB6BEB">
                            <w:rPr>
                              <w:color w:val="FFFFFF" w:themeColor="background1"/>
                              <w:sz w:val="16"/>
                              <w:szCs w:val="16"/>
                            </w:rPr>
                            <w:fldChar w:fldCharType="begin"/>
                          </w:r>
                          <w:r w:rsidRPr="00AB6BEB">
                            <w:rPr>
                              <w:color w:val="FFFFFF" w:themeColor="background1"/>
                              <w:sz w:val="16"/>
                              <w:szCs w:val="16"/>
                            </w:rPr>
                            <w:instrText xml:space="preserve"> PAGE   \* MERGEFORMAT </w:instrText>
                          </w:r>
                          <w:r w:rsidRPr="00AB6BEB">
                            <w:rPr>
                              <w:color w:val="FFFFFF" w:themeColor="background1"/>
                              <w:sz w:val="16"/>
                              <w:szCs w:val="16"/>
                            </w:rPr>
                            <w:fldChar w:fldCharType="separate"/>
                          </w:r>
                          <w:r w:rsidR="00BA7C76">
                            <w:rPr>
                              <w:noProof/>
                              <w:color w:val="FFFFFF" w:themeColor="background1"/>
                              <w:sz w:val="16"/>
                              <w:szCs w:val="16"/>
                            </w:rPr>
                            <w:t>8</w:t>
                          </w:r>
                          <w:r w:rsidRPr="00AB6BEB">
                            <w:rPr>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03EF95" id="_x0000_t202" coordsize="21600,21600" o:spt="202" path="m,l,21600r21600,l21600,xe">
              <v:stroke joinstyle="miter"/>
              <v:path gradientshapeok="t" o:connecttype="rect"/>
            </v:shapetype>
            <v:shape id="Text Box 2" o:spid="_x0000_s1026" type="#_x0000_t202" style="position:absolute;margin-left:-71.65pt;margin-top:12.75pt;width:597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" fillcolor="#72bf44 [3215]" stroked="f">
              <v:textbox>
                <w:txbxContent>
                  <w:p w:rsidR="00EB72B4" w:rsidRPr="00AB6BEB" w:rsidRDefault="00EB72B4" w:rsidP="0023359D">
                    <w:pPr>
                      <w:ind w:left="439"/>
                      <w:jc w:val="center"/>
                      <w:rPr>
                        <w:color w:val="FFFFFF" w:themeColor="background1"/>
                        <w:sz w:val="16"/>
                        <w:szCs w:val="16"/>
                      </w:rPr>
                    </w:pPr>
                    <w:r>
                      <w:rPr>
                        <w:color w:val="FFFFFF" w:themeColor="background1"/>
                        <w:sz w:val="16"/>
                        <w:szCs w:val="16"/>
                      </w:rPr>
                      <w:t>&lt;23/12/2019&gt;</w:t>
                    </w:r>
                    <w:r w:rsidRPr="00AB6BEB">
                      <w:rPr>
                        <w:color w:val="FFFFFF" w:themeColor="background1"/>
                        <w:sz w:val="16"/>
                        <w:szCs w:val="16"/>
                      </w:rPr>
                      <w:t xml:space="preserve">| </w:t>
                    </w:r>
                    <w:r>
                      <w:rPr>
                        <w:color w:val="FFFFFF" w:themeColor="background1"/>
                        <w:sz w:val="16"/>
                        <w:szCs w:val="16"/>
                      </w:rPr>
                      <w:t xml:space="preserve">page </w:t>
                    </w:r>
                    <w:r w:rsidRPr="00AB6BEB">
                      <w:rPr>
                        <w:color w:val="FFFFFF" w:themeColor="background1"/>
                        <w:sz w:val="16"/>
                        <w:szCs w:val="16"/>
                      </w:rPr>
                      <w:fldChar w:fldCharType="begin"/>
                    </w:r>
                    <w:r w:rsidRPr="00AB6BEB">
                      <w:rPr>
                        <w:color w:val="FFFFFF" w:themeColor="background1"/>
                        <w:sz w:val="16"/>
                        <w:szCs w:val="16"/>
                      </w:rPr>
                      <w:instrText xml:space="preserve"> PAGE   \* MERGEFORMAT </w:instrText>
                    </w:r>
                    <w:r w:rsidRPr="00AB6BEB">
                      <w:rPr>
                        <w:color w:val="FFFFFF" w:themeColor="background1"/>
                        <w:sz w:val="16"/>
                        <w:szCs w:val="16"/>
                      </w:rPr>
                      <w:fldChar w:fldCharType="separate"/>
                    </w:r>
                    <w:r w:rsidR="00BA7C76">
                      <w:rPr>
                        <w:noProof/>
                        <w:color w:val="FFFFFF" w:themeColor="background1"/>
                        <w:sz w:val="16"/>
                        <w:szCs w:val="16"/>
                      </w:rPr>
                      <w:t>8</w:t>
                    </w:r>
                    <w:r w:rsidRPr="00AB6BEB">
                      <w:rPr>
                        <w:noProof/>
                        <w:color w:val="FFFFFF" w:themeColor="background1"/>
                        <w:sz w:val="16"/>
                        <w:szCs w:val="16"/>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Default="00EB72B4">
    <w:pPr>
      <w:pStyle w:val="Footer"/>
    </w:pPr>
    <w:r>
      <w:rPr>
        <w:noProof/>
        <w:lang w:val="en-US" w:bidi="he-IL"/>
      </w:rPr>
      <mc:AlternateContent>
        <mc:Choice Requires="wps">
          <w:drawing>
            <wp:anchor distT="0" distB="0" distL="114300" distR="114300" simplePos="0" relativeHeight="251659264" behindDoc="0" locked="0" layoutInCell="1" allowOverlap="1" wp14:anchorId="3D312747" wp14:editId="21BC9753">
              <wp:simplePos x="0" y="0"/>
              <wp:positionH relativeFrom="column">
                <wp:posOffset>-909955</wp:posOffset>
              </wp:positionH>
              <wp:positionV relativeFrom="paragraph">
                <wp:posOffset>152399</wp:posOffset>
              </wp:positionV>
              <wp:extent cx="7591425" cy="447675"/>
              <wp:effectExtent l="0" t="0" r="9525"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1425" cy="447675"/>
                      </a:xfrm>
                      <a:prstGeom prst="rect">
                        <a:avLst/>
                      </a:prstGeom>
                      <a:solidFill>
                        <a:schemeClr val="tx2"/>
                      </a:solidFill>
                      <a:ln w="9525">
                        <a:noFill/>
                        <a:miter lim="800000"/>
                        <a:headEnd/>
                        <a:tailEnd/>
                      </a:ln>
                    </wps:spPr>
                    <wps:txbx>
                      <w:txbxContent>
                        <w:p w:rsidR="00EB72B4" w:rsidRPr="00AB6BEB" w:rsidRDefault="00EB72B4" w:rsidP="004B3407">
                          <w:pPr>
                            <w:ind w:left="439"/>
                            <w:jc w:val="center"/>
                            <w:rPr>
                              <w:color w:val="FFFFFF" w:themeColor="background1"/>
                              <w:sz w:val="16"/>
                              <w:szCs w:val="16"/>
                            </w:rPr>
                          </w:pPr>
                          <w:r>
                            <w:rPr>
                              <w:color w:val="FFFFFF" w:themeColor="background1"/>
                              <w:sz w:val="16"/>
                              <w:szCs w:val="16"/>
                            </w:rPr>
                            <w:t xml:space="preserve">&lt;25/01/2021&gt; </w:t>
                          </w:r>
                          <w:r w:rsidRPr="00AB6BEB">
                            <w:rPr>
                              <w:color w:val="FFFFFF" w:themeColor="background1"/>
                              <w:sz w:val="16"/>
                              <w:szCs w:val="16"/>
                            </w:rPr>
                            <w:t xml:space="preserve">| </w:t>
                          </w:r>
                          <w:r>
                            <w:rPr>
                              <w:color w:val="FFFFFF" w:themeColor="background1"/>
                              <w:sz w:val="16"/>
                              <w:szCs w:val="16"/>
                            </w:rPr>
                            <w:t xml:space="preserve">page </w:t>
                          </w:r>
                          <w:r w:rsidRPr="00AB6BEB">
                            <w:rPr>
                              <w:color w:val="FFFFFF" w:themeColor="background1"/>
                              <w:sz w:val="16"/>
                              <w:szCs w:val="16"/>
                            </w:rPr>
                            <w:fldChar w:fldCharType="begin"/>
                          </w:r>
                          <w:r w:rsidRPr="00AB6BEB">
                            <w:rPr>
                              <w:color w:val="FFFFFF" w:themeColor="background1"/>
                              <w:sz w:val="16"/>
                              <w:szCs w:val="16"/>
                            </w:rPr>
                            <w:instrText xml:space="preserve"> PAGE   \* MERGEFORMAT </w:instrText>
                          </w:r>
                          <w:r w:rsidRPr="00AB6BEB">
                            <w:rPr>
                              <w:color w:val="FFFFFF" w:themeColor="background1"/>
                              <w:sz w:val="16"/>
                              <w:szCs w:val="16"/>
                            </w:rPr>
                            <w:fldChar w:fldCharType="separate"/>
                          </w:r>
                          <w:r w:rsidR="00BA7C76">
                            <w:rPr>
                              <w:noProof/>
                              <w:color w:val="FFFFFF" w:themeColor="background1"/>
                              <w:sz w:val="16"/>
                              <w:szCs w:val="16"/>
                            </w:rPr>
                            <w:t>7</w:t>
                          </w:r>
                          <w:r w:rsidRPr="00AB6BEB">
                            <w:rPr>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312747" id="_x0000_t202" coordsize="21600,21600" o:spt="202" path="m,l,21600r21600,l21600,xe">
              <v:stroke joinstyle="miter"/>
              <v:path gradientshapeok="t" o:connecttype="rect"/>
            </v:shapetype>
            <v:shape id="_x0000_s1027" type="#_x0000_t202" style="position:absolute;margin-left:-71.65pt;margin-top:12pt;width:597.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" fillcolor="#72bf44 [3215]" stroked="f">
              <v:textbox>
                <w:txbxContent>
                  <w:p w:rsidR="00EB72B4" w:rsidRPr="00AB6BEB" w:rsidRDefault="00EB72B4" w:rsidP="004B3407">
                    <w:pPr>
                      <w:ind w:left="439"/>
                      <w:jc w:val="center"/>
                      <w:rPr>
                        <w:color w:val="FFFFFF" w:themeColor="background1"/>
                        <w:sz w:val="16"/>
                        <w:szCs w:val="16"/>
                      </w:rPr>
                    </w:pPr>
                    <w:r>
                      <w:rPr>
                        <w:color w:val="FFFFFF" w:themeColor="background1"/>
                        <w:sz w:val="16"/>
                        <w:szCs w:val="16"/>
                      </w:rPr>
                      <w:t xml:space="preserve">&lt;25/01/2021&gt; </w:t>
                    </w:r>
                    <w:r w:rsidRPr="00AB6BEB">
                      <w:rPr>
                        <w:color w:val="FFFFFF" w:themeColor="background1"/>
                        <w:sz w:val="16"/>
                        <w:szCs w:val="16"/>
                      </w:rPr>
                      <w:t xml:space="preserve">| </w:t>
                    </w:r>
                    <w:r>
                      <w:rPr>
                        <w:color w:val="FFFFFF" w:themeColor="background1"/>
                        <w:sz w:val="16"/>
                        <w:szCs w:val="16"/>
                      </w:rPr>
                      <w:t xml:space="preserve">page </w:t>
                    </w:r>
                    <w:r w:rsidRPr="00AB6BEB">
                      <w:rPr>
                        <w:color w:val="FFFFFF" w:themeColor="background1"/>
                        <w:sz w:val="16"/>
                        <w:szCs w:val="16"/>
                      </w:rPr>
                      <w:fldChar w:fldCharType="begin"/>
                    </w:r>
                    <w:r w:rsidRPr="00AB6BEB">
                      <w:rPr>
                        <w:color w:val="FFFFFF" w:themeColor="background1"/>
                        <w:sz w:val="16"/>
                        <w:szCs w:val="16"/>
                      </w:rPr>
                      <w:instrText xml:space="preserve"> PAGE   \* MERGEFORMAT </w:instrText>
                    </w:r>
                    <w:r w:rsidRPr="00AB6BEB">
                      <w:rPr>
                        <w:color w:val="FFFFFF" w:themeColor="background1"/>
                        <w:sz w:val="16"/>
                        <w:szCs w:val="16"/>
                      </w:rPr>
                      <w:fldChar w:fldCharType="separate"/>
                    </w:r>
                    <w:r w:rsidR="00BA7C76">
                      <w:rPr>
                        <w:noProof/>
                        <w:color w:val="FFFFFF" w:themeColor="background1"/>
                        <w:sz w:val="16"/>
                        <w:szCs w:val="16"/>
                      </w:rPr>
                      <w:t>7</w:t>
                    </w:r>
                    <w:r w:rsidRPr="00AB6BEB">
                      <w:rPr>
                        <w:noProof/>
                        <w:color w:val="FFFFFF" w:themeColor="background1"/>
                        <w:sz w:val="16"/>
                        <w:szCs w:val="16"/>
                      </w:rP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Default="00EB72B4">
    <w:pPr>
      <w:pStyle w:val="Footer"/>
    </w:pPr>
    <w:r>
      <w:rPr>
        <w:noProof/>
        <w:lang w:val="en-US" w:bidi="he-IL"/>
      </w:rPr>
      <mc:AlternateContent>
        <mc:Choice Requires="wps">
          <w:drawing>
            <wp:anchor distT="0" distB="0" distL="114300" distR="114300" simplePos="0" relativeHeight="251658239" behindDoc="0" locked="0" layoutInCell="1" allowOverlap="1" wp14:anchorId="26C22216" wp14:editId="00A27592">
              <wp:simplePos x="0" y="0"/>
              <wp:positionH relativeFrom="column">
                <wp:posOffset>-909955</wp:posOffset>
              </wp:positionH>
              <wp:positionV relativeFrom="paragraph">
                <wp:posOffset>-514350</wp:posOffset>
              </wp:positionV>
              <wp:extent cx="7600950" cy="110617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0" cy="1106170"/>
                      </a:xfrm>
                      <a:prstGeom prst="rect">
                        <a:avLst/>
                      </a:prstGeom>
                      <a:solidFill>
                        <a:srgbClr val="72BF44"/>
                      </a:solidFill>
                      <a:ln w="9525">
                        <a:noFill/>
                        <a:miter lim="800000"/>
                        <a:headEnd/>
                        <a:tailEnd/>
                      </a:ln>
                    </wps:spPr>
                    <wps:txbx>
                      <w:txbxContent>
                        <w:p w:rsidR="00EB72B4" w:rsidRPr="00E27CBF" w:rsidRDefault="00EB72B4" w:rsidP="00662A3A">
                          <w:pPr>
                            <w:shd w:val="clear" w:color="auto" w:fill="72BF44" w:themeFill="text2"/>
                            <w:jc w:val="center"/>
                            <w:rPr>
                              <w:color w:val="FFFFFF" w:themeColor="background1"/>
                              <w:sz w:val="24"/>
                              <w:szCs w:val="16"/>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6C22216" id="_x0000_t202" coordsize="21600,21600" o:spt="202" path="m,l,21600r21600,l21600,xe">
              <v:stroke joinstyle="miter"/>
              <v:path gradientshapeok="t" o:connecttype="rect"/>
            </v:shapetype>
            <v:shape id="_x0000_s1029" type="#_x0000_t202" style="position:absolute;margin-left:-71.65pt;margin-top:-40.5pt;width:598.5pt;height:87.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" fillcolor="#72bf44" stroked="f">
              <v:textbox>
                <w:txbxContent>
                  <w:p w:rsidR="00EC441B" w:rsidRPr="00E27CBF" w:rsidRDefault="00EC441B" w:rsidP="00662A3A">
                    <w:pPr>
                      <w:shd w:val="clear" w:color="auto" w:fill="72BF44" w:themeFill="text2"/>
                      <w:jc w:val="center"/>
                      <w:rPr>
                        <w:color w:val="FFFFFF" w:themeColor="background1"/>
                        <w:sz w:val="24"/>
                        <w:szCs w:val="16"/>
                      </w:rPr>
                    </w:pPr>
                  </w:p>
                </w:txbxContent>
              </v:textbox>
            </v:shape>
          </w:pict>
        </mc:Fallback>
      </mc:AlternateContent>
    </w:r>
    <w:r w:rsidRPr="001B31A7">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9E8" w:rsidRDefault="005039E8" w:rsidP="00AA70EE">
      <w:pPr>
        <w:spacing w:line="240" w:lineRule="auto"/>
      </w:pPr>
      <w:r>
        <w:separator/>
      </w:r>
    </w:p>
  </w:footnote>
  <w:footnote w:type="continuationSeparator" w:id="0">
    <w:p w:rsidR="005039E8" w:rsidRDefault="005039E8" w:rsidP="00AA70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Pr="00505C2F" w:rsidRDefault="00EB72B4" w:rsidP="004B3407">
    <w:pPr>
      <w:pStyle w:val="Header"/>
      <w:rPr>
        <w:color w:val="72BF44" w:themeColor="text2"/>
        <w:sz w:val="32"/>
        <w:lang w:val="en-US"/>
      </w:rPr>
    </w:pPr>
    <w:sdt>
      <w:sdtPr>
        <w:rPr>
          <w:color w:val="72BF44" w:themeColor="text2"/>
          <w:sz w:val="24"/>
          <w:szCs w:val="16"/>
          <w:lang w:val="en-US"/>
        </w:rPr>
        <w:alias w:val="Title"/>
        <w:tag w:val=""/>
        <w:id w:val="-593709154"/>
        <w:dataBinding w:prefixMappings="xmlns:ns0='http://purl.org/dc/elements/1.1/' xmlns:ns1='http://schemas.openxmlformats.org/package/2006/metadata/core-properties' " w:xpath="/ns1:coreProperties[1]/ns0:title[1]" w:storeItemID="{6C3C8BC8-F283-45AE-878A-BAB7291924A1}"/>
        <w:text/>
      </w:sdtPr>
      <w:sdtContent>
        <w:r>
          <w:rPr>
            <w:color w:val="72BF44" w:themeColor="text2"/>
            <w:sz w:val="24"/>
            <w:szCs w:val="16"/>
            <w:lang w:val="en-US"/>
          </w:rPr>
          <w:t>MIG – Training sample project</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Default="00EB72B4" w:rsidP="00AA70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2B4" w:rsidRDefault="00EB72B4">
    <w:pPr>
      <w:pStyle w:val="Header"/>
    </w:pPr>
    <w:r>
      <w:rPr>
        <w:noProof/>
        <w:lang w:val="en-US" w:bidi="he-IL"/>
      </w:rPr>
      <mc:AlternateContent>
        <mc:Choice Requires="wps">
          <w:drawing>
            <wp:anchor distT="0" distB="0" distL="114300" distR="114300" simplePos="0" relativeHeight="251657214" behindDoc="0" locked="0" layoutInCell="1" allowOverlap="1" wp14:anchorId="748A5331" wp14:editId="79A683B8">
              <wp:simplePos x="0" y="0"/>
              <wp:positionH relativeFrom="column">
                <wp:posOffset>-919480</wp:posOffset>
              </wp:positionH>
              <wp:positionV relativeFrom="paragraph">
                <wp:posOffset>-467995</wp:posOffset>
              </wp:positionV>
              <wp:extent cx="7600950" cy="1439545"/>
              <wp:effectExtent l="0" t="0" r="0" b="825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0" cy="1439545"/>
                      </a:xfrm>
                      <a:prstGeom prst="rect">
                        <a:avLst/>
                      </a:prstGeom>
                      <a:solidFill>
                        <a:srgbClr val="72BF44"/>
                      </a:solidFill>
                      <a:ln w="9525">
                        <a:noFill/>
                        <a:miter lim="800000"/>
                        <a:headEnd/>
                        <a:tailEnd/>
                      </a:ln>
                    </wps:spPr>
                    <wps:txbx>
                      <w:txbxContent>
                        <w:p w:rsidR="00EB72B4" w:rsidRPr="00E27CBF" w:rsidRDefault="00EB72B4" w:rsidP="00662A3A">
                          <w:pPr>
                            <w:shd w:val="clear" w:color="auto" w:fill="72BF44" w:themeFill="text2"/>
                            <w:jc w:val="center"/>
                            <w:rPr>
                              <w:color w:val="FFFFFF" w:themeColor="background1"/>
                              <w:sz w:val="24"/>
                              <w:szCs w:val="16"/>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48A5331" id="_x0000_t202" coordsize="21600,21600" o:spt="202" path="m,l,21600r21600,l21600,xe">
              <v:stroke joinstyle="miter"/>
              <v:path gradientshapeok="t" o:connecttype="rect"/>
            </v:shapetype>
            <v:shape id="_x0000_s1028" type="#_x0000_t202" style="position:absolute;margin-left:-72.4pt;margin-top:-36.85pt;width:598.5pt;height:113.3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" fillcolor="#72bf44" stroked="f">
              <v:textbox>
                <w:txbxContent>
                  <w:p w:rsidR="00EC441B" w:rsidRPr="00E27CBF" w:rsidRDefault="00EC441B" w:rsidP="00662A3A">
                    <w:pPr>
                      <w:shd w:val="clear" w:color="auto" w:fill="72BF44" w:themeFill="text2"/>
                      <w:jc w:val="center"/>
                      <w:rPr>
                        <w:color w:val="FFFFFF" w:themeColor="background1"/>
                        <w:sz w:val="24"/>
                        <w:szCs w:val="16"/>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1564"/>
    <w:multiLevelType w:val="multilevel"/>
    <w:tmpl w:val="11B6EC64"/>
    <w:lvl w:ilvl="0">
      <w:start w:val="1"/>
      <w:numFmt w:val="decimal"/>
      <w:lvlText w:val="%1"/>
      <w:lvlJc w:val="left"/>
      <w:pPr>
        <w:ind w:left="431" w:hanging="431"/>
      </w:pPr>
      <w:rPr>
        <w:rFonts w:hint="default"/>
      </w:rPr>
    </w:lvl>
    <w:lvl w:ilvl="1">
      <w:start w:val="1"/>
      <w:numFmt w:val="decimal"/>
      <w:lvlText w:val="%1.%2"/>
      <w:lvlJc w:val="left"/>
      <w:pPr>
        <w:ind w:left="601" w:hanging="431"/>
      </w:pPr>
      <w:rPr>
        <w:rFonts w:hint="default"/>
      </w:rPr>
    </w:lvl>
    <w:lvl w:ilvl="2">
      <w:start w:val="1"/>
      <w:numFmt w:val="bullet"/>
      <w:lvlText w:val=""/>
      <w:lvlJc w:val="left"/>
      <w:pPr>
        <w:ind w:left="771" w:hanging="431"/>
      </w:pPr>
      <w:rPr>
        <w:rFonts w:ascii="Symbol" w:hAnsi="Symbol" w:hint="default"/>
      </w:rPr>
    </w:lvl>
    <w:lvl w:ilvl="3">
      <w:start w:val="1"/>
      <w:numFmt w:val="decimal"/>
      <w:lvlText w:val="%1.%2.%3.%4"/>
      <w:lvlJc w:val="left"/>
      <w:pPr>
        <w:ind w:left="941" w:hanging="431"/>
      </w:pPr>
      <w:rPr>
        <w:rFonts w:hint="default"/>
      </w:rPr>
    </w:lvl>
    <w:lvl w:ilvl="4">
      <w:start w:val="1"/>
      <w:numFmt w:val="decimal"/>
      <w:lvlText w:val="%1.%2.%3.%4.%5"/>
      <w:lvlJc w:val="left"/>
      <w:pPr>
        <w:ind w:left="1111" w:hanging="431"/>
      </w:pPr>
      <w:rPr>
        <w:rFonts w:hint="default"/>
      </w:rPr>
    </w:lvl>
    <w:lvl w:ilvl="5">
      <w:start w:val="1"/>
      <w:numFmt w:val="decimal"/>
      <w:lvlText w:val="%1.%2.%3.%4.%5.%6"/>
      <w:lvlJc w:val="left"/>
      <w:pPr>
        <w:ind w:left="1281" w:hanging="431"/>
      </w:pPr>
      <w:rPr>
        <w:rFonts w:hint="default"/>
      </w:rPr>
    </w:lvl>
    <w:lvl w:ilvl="6">
      <w:start w:val="1"/>
      <w:numFmt w:val="decimal"/>
      <w:lvlText w:val="%1.%2.%3.%4.%5.%6.%7"/>
      <w:lvlJc w:val="left"/>
      <w:pPr>
        <w:ind w:left="1451" w:hanging="431"/>
      </w:pPr>
      <w:rPr>
        <w:rFonts w:hint="default"/>
      </w:rPr>
    </w:lvl>
    <w:lvl w:ilvl="7">
      <w:start w:val="1"/>
      <w:numFmt w:val="decimal"/>
      <w:lvlText w:val="%1.%2.%3.%4.%5.%6.%7.%8"/>
      <w:lvlJc w:val="left"/>
      <w:pPr>
        <w:ind w:left="1621" w:hanging="431"/>
      </w:pPr>
      <w:rPr>
        <w:rFonts w:hint="default"/>
      </w:rPr>
    </w:lvl>
    <w:lvl w:ilvl="8">
      <w:start w:val="1"/>
      <w:numFmt w:val="decimal"/>
      <w:lvlText w:val="%1.%2.%3.%4.%5.%6.%7.%8.%9"/>
      <w:lvlJc w:val="left"/>
      <w:pPr>
        <w:ind w:left="1791" w:hanging="431"/>
      </w:pPr>
      <w:rPr>
        <w:rFonts w:hint="default"/>
      </w:rPr>
    </w:lvl>
  </w:abstractNum>
  <w:abstractNum w:abstractNumId="1" w15:restartNumberingAfterBreak="0">
    <w:nsid w:val="06B3297E"/>
    <w:multiLevelType w:val="hybridMultilevel"/>
    <w:tmpl w:val="0E8E9DF8"/>
    <w:lvl w:ilvl="0" w:tplc="67128CE8">
      <w:start w:val="1"/>
      <w:numFmt w:val="decimal"/>
      <w:lvlText w:val="%1."/>
      <w:lvlJc w:val="left"/>
      <w:pPr>
        <w:ind w:left="720" w:hanging="360"/>
      </w:pPr>
      <w:rPr>
        <w:rFonts w:hint="default"/>
        <w:color w:val="72BF44" w:themeColor="text2"/>
      </w:rPr>
    </w:lvl>
    <w:lvl w:ilvl="1" w:tplc="3DC876EA">
      <w:start w:val="1"/>
      <w:numFmt w:val="lowerLetter"/>
      <w:lvlText w:val="%2."/>
      <w:lvlJc w:val="left"/>
      <w:pPr>
        <w:ind w:left="1440" w:hanging="360"/>
      </w:pPr>
      <w:rPr>
        <w:rFonts w:hint="default"/>
        <w:color w:val="72BF44" w:themeColor="text2"/>
      </w:rPr>
    </w:lvl>
    <w:lvl w:ilvl="2" w:tplc="2E6AF254">
      <w:start w:val="1"/>
      <w:numFmt w:val="lowerRoman"/>
      <w:lvlText w:val="%3."/>
      <w:lvlJc w:val="right"/>
      <w:pPr>
        <w:ind w:left="2160" w:hanging="180"/>
      </w:pPr>
      <w:rPr>
        <w:rFonts w:hint="default"/>
        <w:color w:val="72BF44" w:themeColor="text2"/>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1061F3"/>
    <w:multiLevelType w:val="hybridMultilevel"/>
    <w:tmpl w:val="F5CAD596"/>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31420"/>
    <w:multiLevelType w:val="hybridMultilevel"/>
    <w:tmpl w:val="6ECE4E34"/>
    <w:lvl w:ilvl="0" w:tplc="0FD8275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035CCC"/>
    <w:multiLevelType w:val="multilevel"/>
    <w:tmpl w:val="40B26A88"/>
    <w:lvl w:ilvl="0">
      <w:start w:val="1"/>
      <w:numFmt w:val="decimal"/>
      <w:lvlText w:val="%1"/>
      <w:lvlJc w:val="left"/>
      <w:pPr>
        <w:ind w:left="431" w:hanging="431"/>
      </w:pPr>
      <w:rPr>
        <w:rFonts w:hint="default"/>
      </w:rPr>
    </w:lvl>
    <w:lvl w:ilvl="1">
      <w:start w:val="1"/>
      <w:numFmt w:val="decimal"/>
      <w:lvlText w:val="%1.%2"/>
      <w:lvlJc w:val="left"/>
      <w:pPr>
        <w:ind w:left="715" w:hanging="431"/>
      </w:pPr>
      <w:rPr>
        <w:rFonts w:hint="default"/>
      </w:rPr>
    </w:lvl>
    <w:lvl w:ilvl="2">
      <w:start w:val="1"/>
      <w:numFmt w:val="decimal"/>
      <w:lvlText w:val="%1.%2.%3"/>
      <w:lvlJc w:val="left"/>
      <w:pPr>
        <w:ind w:left="999" w:hanging="431"/>
      </w:pPr>
      <w:rPr>
        <w:rFonts w:hint="default"/>
      </w:rPr>
    </w:lvl>
    <w:lvl w:ilvl="3">
      <w:start w:val="1"/>
      <w:numFmt w:val="decimal"/>
      <w:lvlText w:val="%1.%2.%3.%4"/>
      <w:lvlJc w:val="left"/>
      <w:pPr>
        <w:ind w:left="1283" w:hanging="431"/>
      </w:pPr>
      <w:rPr>
        <w:rFonts w:hint="default"/>
      </w:rPr>
    </w:lvl>
    <w:lvl w:ilvl="4">
      <w:start w:val="1"/>
      <w:numFmt w:val="decimal"/>
      <w:lvlText w:val="%1.%2.%3.%4.%5"/>
      <w:lvlJc w:val="left"/>
      <w:pPr>
        <w:ind w:left="1567" w:hanging="431"/>
      </w:pPr>
      <w:rPr>
        <w:rFonts w:hint="default"/>
      </w:rPr>
    </w:lvl>
    <w:lvl w:ilvl="5">
      <w:start w:val="1"/>
      <w:numFmt w:val="decimal"/>
      <w:lvlText w:val="%1.%2.%3.%4.%5.%6"/>
      <w:lvlJc w:val="left"/>
      <w:pPr>
        <w:ind w:left="1851" w:hanging="431"/>
      </w:pPr>
      <w:rPr>
        <w:rFonts w:hint="default"/>
      </w:rPr>
    </w:lvl>
    <w:lvl w:ilvl="6">
      <w:start w:val="1"/>
      <w:numFmt w:val="decimal"/>
      <w:lvlText w:val="%1.%2.%3.%4.%5.%6.%7"/>
      <w:lvlJc w:val="left"/>
      <w:pPr>
        <w:ind w:left="2135" w:hanging="431"/>
      </w:pPr>
      <w:rPr>
        <w:rFonts w:hint="default"/>
      </w:rPr>
    </w:lvl>
    <w:lvl w:ilvl="7">
      <w:start w:val="1"/>
      <w:numFmt w:val="decimal"/>
      <w:lvlText w:val="%1.%2.%3.%4.%5.%6.%7.%8"/>
      <w:lvlJc w:val="left"/>
      <w:pPr>
        <w:ind w:left="2419" w:hanging="431"/>
      </w:pPr>
      <w:rPr>
        <w:rFonts w:hint="default"/>
      </w:rPr>
    </w:lvl>
    <w:lvl w:ilvl="8">
      <w:start w:val="1"/>
      <w:numFmt w:val="decimal"/>
      <w:lvlText w:val="%1.%2.%3.%4.%5.%6.%7.%8.%9"/>
      <w:lvlJc w:val="left"/>
      <w:pPr>
        <w:ind w:left="2703" w:hanging="431"/>
      </w:pPr>
      <w:rPr>
        <w:rFonts w:hint="default"/>
      </w:rPr>
    </w:lvl>
  </w:abstractNum>
  <w:abstractNum w:abstractNumId="5" w15:restartNumberingAfterBreak="0">
    <w:nsid w:val="22635A23"/>
    <w:multiLevelType w:val="hybridMultilevel"/>
    <w:tmpl w:val="885CDA58"/>
    <w:lvl w:ilvl="0" w:tplc="0FD8275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0585D"/>
    <w:multiLevelType w:val="hybridMultilevel"/>
    <w:tmpl w:val="569E5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1316B9"/>
    <w:multiLevelType w:val="multilevel"/>
    <w:tmpl w:val="D842EE5A"/>
    <w:lvl w:ilvl="0">
      <w:start w:val="1"/>
      <w:numFmt w:val="bullet"/>
      <w:lvlText w:val=""/>
      <w:lvlJc w:val="left"/>
      <w:pPr>
        <w:tabs>
          <w:tab w:val="num" w:pos="4680"/>
        </w:tabs>
        <w:ind w:left="4680" w:hanging="360"/>
      </w:pPr>
      <w:rPr>
        <w:rFonts w:ascii="Symbol" w:hAnsi="Symbol" w:hint="default"/>
        <w:sz w:val="20"/>
      </w:rPr>
    </w:lvl>
    <w:lvl w:ilvl="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8" w15:restartNumberingAfterBreak="0">
    <w:nsid w:val="2BA75D8F"/>
    <w:multiLevelType w:val="hybridMultilevel"/>
    <w:tmpl w:val="1DE664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3514B7"/>
    <w:multiLevelType w:val="hybridMultilevel"/>
    <w:tmpl w:val="ADF29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630C9"/>
    <w:multiLevelType w:val="hybridMultilevel"/>
    <w:tmpl w:val="90B4B798"/>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67649"/>
    <w:multiLevelType w:val="hybridMultilevel"/>
    <w:tmpl w:val="D24C558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6D215B"/>
    <w:multiLevelType w:val="hybridMultilevel"/>
    <w:tmpl w:val="CA325B0E"/>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C5FA8"/>
    <w:multiLevelType w:val="multilevel"/>
    <w:tmpl w:val="11B6EC64"/>
    <w:lvl w:ilvl="0">
      <w:start w:val="1"/>
      <w:numFmt w:val="decimal"/>
      <w:lvlText w:val="%1"/>
      <w:lvlJc w:val="left"/>
      <w:pPr>
        <w:ind w:left="431" w:hanging="431"/>
      </w:pPr>
      <w:rPr>
        <w:rFonts w:hint="default"/>
      </w:rPr>
    </w:lvl>
    <w:lvl w:ilvl="1">
      <w:start w:val="1"/>
      <w:numFmt w:val="decimal"/>
      <w:lvlText w:val="%1.%2"/>
      <w:lvlJc w:val="left"/>
      <w:pPr>
        <w:ind w:left="601" w:hanging="431"/>
      </w:pPr>
      <w:rPr>
        <w:rFonts w:hint="default"/>
      </w:rPr>
    </w:lvl>
    <w:lvl w:ilvl="2">
      <w:start w:val="1"/>
      <w:numFmt w:val="bullet"/>
      <w:lvlText w:val=""/>
      <w:lvlJc w:val="left"/>
      <w:pPr>
        <w:ind w:left="771" w:hanging="431"/>
      </w:pPr>
      <w:rPr>
        <w:rFonts w:ascii="Symbol" w:hAnsi="Symbol" w:hint="default"/>
      </w:rPr>
    </w:lvl>
    <w:lvl w:ilvl="3">
      <w:start w:val="1"/>
      <w:numFmt w:val="decimal"/>
      <w:lvlText w:val="%1.%2.%3.%4"/>
      <w:lvlJc w:val="left"/>
      <w:pPr>
        <w:ind w:left="941" w:hanging="431"/>
      </w:pPr>
      <w:rPr>
        <w:rFonts w:hint="default"/>
      </w:rPr>
    </w:lvl>
    <w:lvl w:ilvl="4">
      <w:start w:val="1"/>
      <w:numFmt w:val="decimal"/>
      <w:lvlText w:val="%1.%2.%3.%4.%5"/>
      <w:lvlJc w:val="left"/>
      <w:pPr>
        <w:ind w:left="1111" w:hanging="431"/>
      </w:pPr>
      <w:rPr>
        <w:rFonts w:hint="default"/>
      </w:rPr>
    </w:lvl>
    <w:lvl w:ilvl="5">
      <w:start w:val="1"/>
      <w:numFmt w:val="decimal"/>
      <w:lvlText w:val="%1.%2.%3.%4.%5.%6"/>
      <w:lvlJc w:val="left"/>
      <w:pPr>
        <w:ind w:left="1281" w:hanging="431"/>
      </w:pPr>
      <w:rPr>
        <w:rFonts w:hint="default"/>
      </w:rPr>
    </w:lvl>
    <w:lvl w:ilvl="6">
      <w:start w:val="1"/>
      <w:numFmt w:val="decimal"/>
      <w:lvlText w:val="%1.%2.%3.%4.%5.%6.%7"/>
      <w:lvlJc w:val="left"/>
      <w:pPr>
        <w:ind w:left="1451" w:hanging="431"/>
      </w:pPr>
      <w:rPr>
        <w:rFonts w:hint="default"/>
      </w:rPr>
    </w:lvl>
    <w:lvl w:ilvl="7">
      <w:start w:val="1"/>
      <w:numFmt w:val="decimal"/>
      <w:lvlText w:val="%1.%2.%3.%4.%5.%6.%7.%8"/>
      <w:lvlJc w:val="left"/>
      <w:pPr>
        <w:ind w:left="1621" w:hanging="431"/>
      </w:pPr>
      <w:rPr>
        <w:rFonts w:hint="default"/>
      </w:rPr>
    </w:lvl>
    <w:lvl w:ilvl="8">
      <w:start w:val="1"/>
      <w:numFmt w:val="decimal"/>
      <w:lvlText w:val="%1.%2.%3.%4.%5.%6.%7.%8.%9"/>
      <w:lvlJc w:val="left"/>
      <w:pPr>
        <w:ind w:left="1791" w:hanging="431"/>
      </w:pPr>
      <w:rPr>
        <w:rFonts w:hint="default"/>
      </w:rPr>
    </w:lvl>
  </w:abstractNum>
  <w:abstractNum w:abstractNumId="14" w15:restartNumberingAfterBreak="0">
    <w:nsid w:val="38C17DC3"/>
    <w:multiLevelType w:val="hybridMultilevel"/>
    <w:tmpl w:val="CC64C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D5078B5"/>
    <w:multiLevelType w:val="hybridMultilevel"/>
    <w:tmpl w:val="BA5254E2"/>
    <w:lvl w:ilvl="0" w:tplc="BCBAD14E">
      <w:start w:val="1"/>
      <w:numFmt w:val="decimal"/>
      <w:lvlText w:val="%1."/>
      <w:lvlJc w:val="left"/>
      <w:pPr>
        <w:ind w:left="644"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FB637E"/>
    <w:multiLevelType w:val="hybridMultilevel"/>
    <w:tmpl w:val="B2A4C270"/>
    <w:lvl w:ilvl="0" w:tplc="3C0043CE">
      <w:start w:val="429"/>
      <w:numFmt w:val="bullet"/>
      <w:lvlText w:val=""/>
      <w:lvlJc w:val="left"/>
      <w:pPr>
        <w:ind w:left="1065" w:hanging="360"/>
      </w:pPr>
      <w:rPr>
        <w:rFonts w:ascii="Wingdings" w:eastAsiaTheme="minorHAnsi" w:hAnsi="Wingdings"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7" w15:restartNumberingAfterBreak="0">
    <w:nsid w:val="426D0FAF"/>
    <w:multiLevelType w:val="hybridMultilevel"/>
    <w:tmpl w:val="5DE223BA"/>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45114"/>
    <w:multiLevelType w:val="hybridMultilevel"/>
    <w:tmpl w:val="88D82D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4DF6B71"/>
    <w:multiLevelType w:val="hybridMultilevel"/>
    <w:tmpl w:val="DFCC588C"/>
    <w:lvl w:ilvl="0" w:tplc="8278CEE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8AC3311"/>
    <w:multiLevelType w:val="hybridMultilevel"/>
    <w:tmpl w:val="B3E29700"/>
    <w:lvl w:ilvl="0" w:tplc="DF52C89E">
      <w:start w:val="1"/>
      <w:numFmt w:val="bullet"/>
      <w:lvlText w:val=""/>
      <w:lvlJc w:val="left"/>
      <w:pPr>
        <w:ind w:left="720" w:hanging="360"/>
      </w:pPr>
      <w:rPr>
        <w:rFonts w:ascii="Symbol" w:hAnsi="Symbol" w:hint="default"/>
        <w:color w:val="72BF44" w:themeColor="text2"/>
      </w:rPr>
    </w:lvl>
    <w:lvl w:ilvl="1" w:tplc="DF52C89E">
      <w:start w:val="1"/>
      <w:numFmt w:val="bullet"/>
      <w:lvlText w:val=""/>
      <w:lvlJc w:val="left"/>
      <w:pPr>
        <w:ind w:left="1440" w:hanging="360"/>
      </w:pPr>
      <w:rPr>
        <w:rFonts w:ascii="Symbol" w:hAnsi="Symbol" w:hint="default"/>
        <w:color w:val="72BF44" w:themeColor="text2"/>
      </w:rPr>
    </w:lvl>
    <w:lvl w:ilvl="2" w:tplc="18D2B5E6">
      <w:start w:val="1"/>
      <w:numFmt w:val="bullet"/>
      <w:lvlText w:val=""/>
      <w:lvlJc w:val="left"/>
      <w:pPr>
        <w:ind w:left="2160" w:hanging="360"/>
      </w:pPr>
      <w:rPr>
        <w:rFonts w:ascii="Wingdings" w:hAnsi="Wingdings" w:hint="default"/>
        <w:color w:val="72BF44" w:themeColor="text2"/>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5B397E"/>
    <w:multiLevelType w:val="hybridMultilevel"/>
    <w:tmpl w:val="897E3C4E"/>
    <w:lvl w:ilvl="0" w:tplc="302A44B2">
      <w:start w:val="1"/>
      <w:numFmt w:val="bullet"/>
      <w:lvlText w:val=""/>
      <w:lvlJc w:val="left"/>
      <w:pPr>
        <w:ind w:left="720" w:hanging="360"/>
      </w:pPr>
      <w:rPr>
        <w:rFonts w:ascii="Webdings" w:hAnsi="Webdings" w:hint="default"/>
        <w:color w:val="72BF44" w:themeColor="text2"/>
      </w:rPr>
    </w:lvl>
    <w:lvl w:ilvl="1" w:tplc="18D2B5E6">
      <w:start w:val="1"/>
      <w:numFmt w:val="bullet"/>
      <w:lvlText w:val=""/>
      <w:lvlJc w:val="left"/>
      <w:pPr>
        <w:ind w:left="1440" w:hanging="360"/>
      </w:pPr>
      <w:rPr>
        <w:rFonts w:ascii="Wingdings" w:hAnsi="Wingdings" w:hint="default"/>
        <w:color w:val="72BF44" w:themeColor="text2"/>
      </w:rPr>
    </w:lvl>
    <w:lvl w:ilvl="2" w:tplc="DF52C89E">
      <w:start w:val="1"/>
      <w:numFmt w:val="bullet"/>
      <w:lvlText w:val=""/>
      <w:lvlJc w:val="left"/>
      <w:pPr>
        <w:ind w:left="2160" w:hanging="360"/>
      </w:pPr>
      <w:rPr>
        <w:rFonts w:ascii="Symbol" w:hAnsi="Symbol" w:hint="default"/>
        <w:color w:val="72BF44" w:themeColor="text2"/>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C7B4BE2"/>
    <w:multiLevelType w:val="hybridMultilevel"/>
    <w:tmpl w:val="B1080DB8"/>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107EA"/>
    <w:multiLevelType w:val="hybridMultilevel"/>
    <w:tmpl w:val="BDCA8F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426423"/>
    <w:multiLevelType w:val="hybridMultilevel"/>
    <w:tmpl w:val="9E90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E023C7"/>
    <w:multiLevelType w:val="hybridMultilevel"/>
    <w:tmpl w:val="799AAECE"/>
    <w:lvl w:ilvl="0" w:tplc="0FD8275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B4165"/>
    <w:multiLevelType w:val="hybridMultilevel"/>
    <w:tmpl w:val="9F9E228E"/>
    <w:lvl w:ilvl="0" w:tplc="DF52C89E">
      <w:start w:val="1"/>
      <w:numFmt w:val="bullet"/>
      <w:lvlText w:val=""/>
      <w:lvlJc w:val="left"/>
      <w:pPr>
        <w:ind w:left="720" w:hanging="360"/>
      </w:pPr>
      <w:rPr>
        <w:rFonts w:ascii="Symbol" w:hAnsi="Symbol" w:hint="default"/>
        <w:color w:val="72BF44" w:themeColor="text2"/>
      </w:rPr>
    </w:lvl>
    <w:lvl w:ilvl="1" w:tplc="18D2B5E6">
      <w:start w:val="1"/>
      <w:numFmt w:val="bullet"/>
      <w:lvlText w:val=""/>
      <w:lvlJc w:val="left"/>
      <w:pPr>
        <w:ind w:left="1440" w:hanging="360"/>
      </w:pPr>
      <w:rPr>
        <w:rFonts w:ascii="Wingdings" w:hAnsi="Wingdings" w:hint="default"/>
        <w:color w:val="72BF44" w:themeColor="text2"/>
      </w:rPr>
    </w:lvl>
    <w:lvl w:ilvl="2" w:tplc="18D2B5E6">
      <w:start w:val="1"/>
      <w:numFmt w:val="bullet"/>
      <w:lvlText w:val=""/>
      <w:lvlJc w:val="left"/>
      <w:pPr>
        <w:ind w:left="2160" w:hanging="360"/>
      </w:pPr>
      <w:rPr>
        <w:rFonts w:ascii="Wingdings" w:hAnsi="Wingdings" w:hint="default"/>
        <w:color w:val="72BF44" w:themeColor="text2"/>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882F3E"/>
    <w:multiLevelType w:val="multilevel"/>
    <w:tmpl w:val="9F2E5764"/>
    <w:numStyleLink w:val="Style1"/>
  </w:abstractNum>
  <w:abstractNum w:abstractNumId="28" w15:restartNumberingAfterBreak="0">
    <w:nsid w:val="67AE530A"/>
    <w:multiLevelType w:val="hybridMultilevel"/>
    <w:tmpl w:val="60AAC006"/>
    <w:lvl w:ilvl="0" w:tplc="7806E304">
      <w:start w:val="1"/>
      <w:numFmt w:val="decimal"/>
      <w:lvlText w:val="%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9B16F8A"/>
    <w:multiLevelType w:val="multilevel"/>
    <w:tmpl w:val="A66C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7708D2"/>
    <w:multiLevelType w:val="hybridMultilevel"/>
    <w:tmpl w:val="200E0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C6C468F"/>
    <w:multiLevelType w:val="multilevel"/>
    <w:tmpl w:val="9F2E5764"/>
    <w:styleLink w:val="Style1"/>
    <w:lvl w:ilvl="0">
      <w:start w:val="1"/>
      <w:numFmt w:val="bullet"/>
      <w:lvlText w:val=""/>
      <w:lvlJc w:val="left"/>
      <w:pPr>
        <w:ind w:left="510" w:hanging="340"/>
      </w:pPr>
      <w:rPr>
        <w:rFonts w:ascii="Webdings" w:hAnsi="Webdings" w:hint="default"/>
        <w:color w:val="72BF44" w:themeColor="text2"/>
        <w:sz w:val="20"/>
      </w:rPr>
    </w:lvl>
    <w:lvl w:ilvl="1">
      <w:start w:val="1"/>
      <w:numFmt w:val="bullet"/>
      <w:lvlText w:val=""/>
      <w:lvlJc w:val="left"/>
      <w:pPr>
        <w:ind w:left="1020" w:hanging="340"/>
      </w:pPr>
      <w:rPr>
        <w:rFonts w:ascii="Webdings" w:hAnsi="Webdings" w:hint="default"/>
        <w:color w:val="72BF44" w:themeColor="text2"/>
        <w:sz w:val="16"/>
      </w:rPr>
    </w:lvl>
    <w:lvl w:ilvl="2">
      <w:start w:val="1"/>
      <w:numFmt w:val="bullet"/>
      <w:lvlText w:val=""/>
      <w:lvlJc w:val="left"/>
      <w:pPr>
        <w:ind w:left="1530" w:hanging="340"/>
      </w:pPr>
      <w:rPr>
        <w:rFonts w:ascii="Webdings" w:hAnsi="Webdings" w:hint="default"/>
        <w:b w:val="0"/>
        <w:i w:val="0"/>
        <w:color w:val="72BF44" w:themeColor="text2"/>
        <w:sz w:val="16"/>
      </w:rPr>
    </w:lvl>
    <w:lvl w:ilvl="3">
      <w:start w:val="1"/>
      <w:numFmt w:val="bullet"/>
      <w:lvlText w:val=""/>
      <w:lvlJc w:val="left"/>
      <w:pPr>
        <w:ind w:left="2040" w:hanging="340"/>
      </w:pPr>
      <w:rPr>
        <w:rFonts w:ascii="Webdings" w:hAnsi="Webdings" w:hint="default"/>
        <w:b w:val="0"/>
        <w:i w:val="0"/>
        <w:color w:val="72BF44" w:themeColor="text2"/>
        <w:sz w:val="16"/>
      </w:rPr>
    </w:lvl>
    <w:lvl w:ilvl="4">
      <w:start w:val="1"/>
      <w:numFmt w:val="bullet"/>
      <w:lvlText w:val=""/>
      <w:lvlJc w:val="left"/>
      <w:pPr>
        <w:ind w:left="2550" w:hanging="340"/>
      </w:pPr>
      <w:rPr>
        <w:rFonts w:ascii="Webdings" w:hAnsi="Webdings" w:hint="default"/>
        <w:b w:val="0"/>
        <w:i w:val="0"/>
        <w:color w:val="72BF44" w:themeColor="text2"/>
        <w:sz w:val="16"/>
      </w:rPr>
    </w:lvl>
    <w:lvl w:ilvl="5">
      <w:start w:val="1"/>
      <w:numFmt w:val="lowerRoman"/>
      <w:lvlText w:val="(%6)"/>
      <w:lvlJc w:val="left"/>
      <w:pPr>
        <w:ind w:left="3060" w:hanging="340"/>
      </w:pPr>
      <w:rPr>
        <w:rFonts w:hint="default"/>
      </w:rPr>
    </w:lvl>
    <w:lvl w:ilvl="6">
      <w:start w:val="1"/>
      <w:numFmt w:val="decimal"/>
      <w:lvlText w:val="%7."/>
      <w:lvlJc w:val="left"/>
      <w:pPr>
        <w:ind w:left="3570" w:hanging="340"/>
      </w:pPr>
      <w:rPr>
        <w:rFonts w:hint="default"/>
      </w:rPr>
    </w:lvl>
    <w:lvl w:ilvl="7">
      <w:start w:val="1"/>
      <w:numFmt w:val="lowerLetter"/>
      <w:lvlText w:val="%8."/>
      <w:lvlJc w:val="left"/>
      <w:pPr>
        <w:ind w:left="4080" w:hanging="340"/>
      </w:pPr>
      <w:rPr>
        <w:rFonts w:hint="default"/>
      </w:rPr>
    </w:lvl>
    <w:lvl w:ilvl="8">
      <w:start w:val="1"/>
      <w:numFmt w:val="lowerRoman"/>
      <w:lvlText w:val="%9."/>
      <w:lvlJc w:val="left"/>
      <w:pPr>
        <w:ind w:left="4590" w:hanging="340"/>
      </w:pPr>
      <w:rPr>
        <w:rFonts w:hint="default"/>
      </w:rPr>
    </w:lvl>
  </w:abstractNum>
  <w:abstractNum w:abstractNumId="32" w15:restartNumberingAfterBreak="0">
    <w:nsid w:val="72BD16DA"/>
    <w:multiLevelType w:val="multilevel"/>
    <w:tmpl w:val="D4DA2FA8"/>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601" w:hanging="431"/>
      </w:pPr>
      <w:rPr>
        <w:rFonts w:hint="default"/>
      </w:rPr>
    </w:lvl>
    <w:lvl w:ilvl="2">
      <w:start w:val="1"/>
      <w:numFmt w:val="decimal"/>
      <w:pStyle w:val="Heading3"/>
      <w:lvlText w:val="%1.%2.%3"/>
      <w:lvlJc w:val="left"/>
      <w:pPr>
        <w:ind w:left="771" w:hanging="431"/>
      </w:pPr>
      <w:rPr>
        <w:rFonts w:hint="default"/>
      </w:rPr>
    </w:lvl>
    <w:lvl w:ilvl="3">
      <w:start w:val="1"/>
      <w:numFmt w:val="decimal"/>
      <w:pStyle w:val="Heading4"/>
      <w:lvlText w:val="%1.%2.%3.%4"/>
      <w:lvlJc w:val="left"/>
      <w:pPr>
        <w:ind w:left="941" w:hanging="431"/>
      </w:pPr>
      <w:rPr>
        <w:rFonts w:hint="default"/>
      </w:rPr>
    </w:lvl>
    <w:lvl w:ilvl="4">
      <w:start w:val="1"/>
      <w:numFmt w:val="decimal"/>
      <w:pStyle w:val="Heading5"/>
      <w:lvlText w:val="%1.%2.%3.%4.%5"/>
      <w:lvlJc w:val="left"/>
      <w:pPr>
        <w:ind w:left="1111" w:hanging="431"/>
      </w:pPr>
      <w:rPr>
        <w:rFonts w:hint="default"/>
      </w:rPr>
    </w:lvl>
    <w:lvl w:ilvl="5">
      <w:start w:val="1"/>
      <w:numFmt w:val="decimal"/>
      <w:pStyle w:val="Heading6"/>
      <w:lvlText w:val="%1.%2.%3.%4.%5.%6"/>
      <w:lvlJc w:val="left"/>
      <w:pPr>
        <w:ind w:left="1281" w:hanging="431"/>
      </w:pPr>
      <w:rPr>
        <w:rFonts w:hint="default"/>
      </w:rPr>
    </w:lvl>
    <w:lvl w:ilvl="6">
      <w:start w:val="1"/>
      <w:numFmt w:val="decimal"/>
      <w:pStyle w:val="Heading7"/>
      <w:lvlText w:val="%1.%2.%3.%4.%5.%6.%7"/>
      <w:lvlJc w:val="left"/>
      <w:pPr>
        <w:ind w:left="1451" w:hanging="431"/>
      </w:pPr>
      <w:rPr>
        <w:rFonts w:hint="default"/>
      </w:rPr>
    </w:lvl>
    <w:lvl w:ilvl="7">
      <w:start w:val="1"/>
      <w:numFmt w:val="decimal"/>
      <w:pStyle w:val="Heading8"/>
      <w:lvlText w:val="%1.%2.%3.%4.%5.%6.%7.%8"/>
      <w:lvlJc w:val="left"/>
      <w:pPr>
        <w:ind w:left="1621" w:hanging="431"/>
      </w:pPr>
      <w:rPr>
        <w:rFonts w:hint="default"/>
      </w:rPr>
    </w:lvl>
    <w:lvl w:ilvl="8">
      <w:start w:val="1"/>
      <w:numFmt w:val="decimal"/>
      <w:pStyle w:val="Heading9"/>
      <w:lvlText w:val="%1.%2.%3.%4.%5.%6.%7.%8.%9"/>
      <w:lvlJc w:val="left"/>
      <w:pPr>
        <w:ind w:left="1791" w:hanging="431"/>
      </w:pPr>
      <w:rPr>
        <w:rFonts w:hint="default"/>
      </w:rPr>
    </w:lvl>
  </w:abstractNum>
  <w:abstractNum w:abstractNumId="33" w15:restartNumberingAfterBreak="0">
    <w:nsid w:val="7B7B617A"/>
    <w:multiLevelType w:val="hybridMultilevel"/>
    <w:tmpl w:val="7876DFF0"/>
    <w:lvl w:ilvl="0" w:tplc="7A104110">
      <w:start w:val="1"/>
      <w:numFmt w:val="bullet"/>
      <w:lvlText w:val="4"/>
      <w:lvlJc w:val="left"/>
      <w:pPr>
        <w:ind w:left="720" w:hanging="360"/>
      </w:pPr>
      <w:rPr>
        <w:rFonts w:ascii="Webdings" w:hAnsi="Webdings" w:hint="default"/>
        <w:color w:val="72BF44"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BC7D54"/>
    <w:multiLevelType w:val="multilevel"/>
    <w:tmpl w:val="9F2E5764"/>
    <w:numStyleLink w:val="Style1"/>
  </w:abstractNum>
  <w:abstractNum w:abstractNumId="35" w15:restartNumberingAfterBreak="0">
    <w:nsid w:val="7E3A5C76"/>
    <w:multiLevelType w:val="hybridMultilevel"/>
    <w:tmpl w:val="E598BE50"/>
    <w:lvl w:ilvl="0" w:tplc="985228E6">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5"/>
  </w:num>
  <w:num w:numId="3">
    <w:abstractNumId w:val="19"/>
  </w:num>
  <w:num w:numId="4">
    <w:abstractNumId w:val="28"/>
  </w:num>
  <w:num w:numId="5">
    <w:abstractNumId w:val="4"/>
  </w:num>
  <w:num w:numId="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num>
  <w:num w:numId="8">
    <w:abstractNumId w:val="18"/>
  </w:num>
  <w:num w:numId="9">
    <w:abstractNumId w:val="26"/>
  </w:num>
  <w:num w:numId="10">
    <w:abstractNumId w:val="20"/>
  </w:num>
  <w:num w:numId="11">
    <w:abstractNumId w:val="21"/>
  </w:num>
  <w:num w:numId="12">
    <w:abstractNumId w:val="1"/>
  </w:num>
  <w:num w:numId="13">
    <w:abstractNumId w:val="31"/>
  </w:num>
  <w:num w:numId="14">
    <w:abstractNumId w:val="34"/>
  </w:num>
  <w:num w:numId="15">
    <w:abstractNumId w:val="27"/>
  </w:num>
  <w:num w:numId="16">
    <w:abstractNumId w:val="3"/>
  </w:num>
  <w:num w:numId="1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3"/>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11"/>
  </w:num>
  <w:num w:numId="26">
    <w:abstractNumId w:val="8"/>
  </w:num>
  <w:num w:numId="27">
    <w:abstractNumId w:val="30"/>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13"/>
  </w:num>
  <w:num w:numId="31">
    <w:abstractNumId w:val="0"/>
  </w:num>
  <w:num w:numId="32">
    <w:abstractNumId w:val="32"/>
  </w:num>
  <w:num w:numId="33">
    <w:abstractNumId w:val="24"/>
  </w:num>
  <w:num w:numId="34">
    <w:abstractNumId w:val="9"/>
  </w:num>
  <w:num w:numId="35">
    <w:abstractNumId w:val="7"/>
  </w:num>
  <w:num w:numId="36">
    <w:abstractNumId w:val="6"/>
  </w:num>
  <w:num w:numId="37">
    <w:abstractNumId w:val="5"/>
  </w:num>
  <w:num w:numId="38">
    <w:abstractNumId w:val="25"/>
  </w:num>
  <w:num w:numId="39">
    <w:abstractNumId w:val="22"/>
  </w:num>
  <w:num w:numId="40">
    <w:abstractNumId w:val="2"/>
  </w:num>
  <w:num w:numId="41">
    <w:abstractNumId w:val="10"/>
  </w:num>
  <w:num w:numId="42">
    <w:abstractNumId w:val="35"/>
  </w:num>
  <w:num w:numId="43">
    <w:abstractNumId w:val="17"/>
  </w:num>
  <w:num w:numId="44">
    <w:abstractNumId w:val="12"/>
  </w:num>
  <w:num w:numId="45">
    <w:abstractNumId w:val="32"/>
  </w:num>
  <w:num w:numId="4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an Ngoc Ha (DTL.Ship)">
    <w15:presenceInfo w15:providerId="AD" w15:userId="S-1-5-21-1078879581-106171156-1039276024-601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BD"/>
    <w:rsid w:val="0001401C"/>
    <w:rsid w:val="00031B59"/>
    <w:rsid w:val="000437BD"/>
    <w:rsid w:val="00044555"/>
    <w:rsid w:val="0006202C"/>
    <w:rsid w:val="00065D89"/>
    <w:rsid w:val="00073905"/>
    <w:rsid w:val="000A0E48"/>
    <w:rsid w:val="000C23FB"/>
    <w:rsid w:val="000E713B"/>
    <w:rsid w:val="00107C56"/>
    <w:rsid w:val="00111DC1"/>
    <w:rsid w:val="00116CC7"/>
    <w:rsid w:val="0012626B"/>
    <w:rsid w:val="00130804"/>
    <w:rsid w:val="00137E6F"/>
    <w:rsid w:val="00140E66"/>
    <w:rsid w:val="001533FE"/>
    <w:rsid w:val="00176179"/>
    <w:rsid w:val="001A07A8"/>
    <w:rsid w:val="001B31A7"/>
    <w:rsid w:val="001C3C67"/>
    <w:rsid w:val="001F0861"/>
    <w:rsid w:val="002115F5"/>
    <w:rsid w:val="00221DC2"/>
    <w:rsid w:val="00223CBC"/>
    <w:rsid w:val="0023359D"/>
    <w:rsid w:val="00262515"/>
    <w:rsid w:val="00270D6D"/>
    <w:rsid w:val="002734AA"/>
    <w:rsid w:val="00275D52"/>
    <w:rsid w:val="00293F97"/>
    <w:rsid w:val="00295208"/>
    <w:rsid w:val="002B09DF"/>
    <w:rsid w:val="002C426C"/>
    <w:rsid w:val="002C622F"/>
    <w:rsid w:val="002F06EE"/>
    <w:rsid w:val="002F521E"/>
    <w:rsid w:val="002F64E0"/>
    <w:rsid w:val="00325908"/>
    <w:rsid w:val="0034781D"/>
    <w:rsid w:val="0035567C"/>
    <w:rsid w:val="003744AC"/>
    <w:rsid w:val="003801BA"/>
    <w:rsid w:val="003821C5"/>
    <w:rsid w:val="00394400"/>
    <w:rsid w:val="003B551C"/>
    <w:rsid w:val="003C0863"/>
    <w:rsid w:val="003C2102"/>
    <w:rsid w:val="003D3FE2"/>
    <w:rsid w:val="003D47CB"/>
    <w:rsid w:val="003E5BF3"/>
    <w:rsid w:val="003E6334"/>
    <w:rsid w:val="00403ABD"/>
    <w:rsid w:val="004154E1"/>
    <w:rsid w:val="0042659F"/>
    <w:rsid w:val="004425CC"/>
    <w:rsid w:val="00456BA2"/>
    <w:rsid w:val="00470003"/>
    <w:rsid w:val="004B0DD4"/>
    <w:rsid w:val="004B3407"/>
    <w:rsid w:val="004B69C1"/>
    <w:rsid w:val="004C0D3C"/>
    <w:rsid w:val="004C1E51"/>
    <w:rsid w:val="004E1CB1"/>
    <w:rsid w:val="005039E8"/>
    <w:rsid w:val="00505C2F"/>
    <w:rsid w:val="005077F6"/>
    <w:rsid w:val="005144E3"/>
    <w:rsid w:val="0052480D"/>
    <w:rsid w:val="005269BD"/>
    <w:rsid w:val="005410AC"/>
    <w:rsid w:val="00544C75"/>
    <w:rsid w:val="00551345"/>
    <w:rsid w:val="00551717"/>
    <w:rsid w:val="00551929"/>
    <w:rsid w:val="005537F7"/>
    <w:rsid w:val="0056242A"/>
    <w:rsid w:val="005859ED"/>
    <w:rsid w:val="00593A0D"/>
    <w:rsid w:val="005B408C"/>
    <w:rsid w:val="005B664E"/>
    <w:rsid w:val="005E4F96"/>
    <w:rsid w:val="005F21D2"/>
    <w:rsid w:val="005F23C0"/>
    <w:rsid w:val="00603359"/>
    <w:rsid w:val="00604744"/>
    <w:rsid w:val="0061354D"/>
    <w:rsid w:val="006479CA"/>
    <w:rsid w:val="00662A3A"/>
    <w:rsid w:val="00666AD8"/>
    <w:rsid w:val="00674EF6"/>
    <w:rsid w:val="00683E55"/>
    <w:rsid w:val="00686CD3"/>
    <w:rsid w:val="0069128C"/>
    <w:rsid w:val="00691B0E"/>
    <w:rsid w:val="006C688A"/>
    <w:rsid w:val="006C7C97"/>
    <w:rsid w:val="007051B7"/>
    <w:rsid w:val="00740072"/>
    <w:rsid w:val="007429C9"/>
    <w:rsid w:val="00750EF8"/>
    <w:rsid w:val="0075111F"/>
    <w:rsid w:val="007C1CB6"/>
    <w:rsid w:val="007E18B2"/>
    <w:rsid w:val="007F647F"/>
    <w:rsid w:val="00802777"/>
    <w:rsid w:val="00816693"/>
    <w:rsid w:val="00826C4C"/>
    <w:rsid w:val="00843CDE"/>
    <w:rsid w:val="008679F1"/>
    <w:rsid w:val="00884541"/>
    <w:rsid w:val="008A149F"/>
    <w:rsid w:val="008D7846"/>
    <w:rsid w:val="009131D2"/>
    <w:rsid w:val="00922A69"/>
    <w:rsid w:val="00925667"/>
    <w:rsid w:val="009539DD"/>
    <w:rsid w:val="00984309"/>
    <w:rsid w:val="00993D21"/>
    <w:rsid w:val="009A75EE"/>
    <w:rsid w:val="009E2792"/>
    <w:rsid w:val="009E79E1"/>
    <w:rsid w:val="009F6779"/>
    <w:rsid w:val="00A0024C"/>
    <w:rsid w:val="00A1045E"/>
    <w:rsid w:val="00A16CD3"/>
    <w:rsid w:val="00A30274"/>
    <w:rsid w:val="00A50D47"/>
    <w:rsid w:val="00A56C41"/>
    <w:rsid w:val="00A635EF"/>
    <w:rsid w:val="00A82342"/>
    <w:rsid w:val="00A909A0"/>
    <w:rsid w:val="00AA70EE"/>
    <w:rsid w:val="00AB3274"/>
    <w:rsid w:val="00AC6E49"/>
    <w:rsid w:val="00AD2B4D"/>
    <w:rsid w:val="00AE0E20"/>
    <w:rsid w:val="00B3393D"/>
    <w:rsid w:val="00B34BB5"/>
    <w:rsid w:val="00B47B59"/>
    <w:rsid w:val="00B47E3B"/>
    <w:rsid w:val="00B77872"/>
    <w:rsid w:val="00BA7C76"/>
    <w:rsid w:val="00BD5AAB"/>
    <w:rsid w:val="00C07EE0"/>
    <w:rsid w:val="00C23BDE"/>
    <w:rsid w:val="00C373F5"/>
    <w:rsid w:val="00C44BC3"/>
    <w:rsid w:val="00C54A81"/>
    <w:rsid w:val="00C61FB0"/>
    <w:rsid w:val="00C623CB"/>
    <w:rsid w:val="00C777CD"/>
    <w:rsid w:val="00C95079"/>
    <w:rsid w:val="00CC653A"/>
    <w:rsid w:val="00CF67A8"/>
    <w:rsid w:val="00D11EA4"/>
    <w:rsid w:val="00D30FB7"/>
    <w:rsid w:val="00D413AE"/>
    <w:rsid w:val="00D44D5C"/>
    <w:rsid w:val="00D47102"/>
    <w:rsid w:val="00D56B86"/>
    <w:rsid w:val="00D71F14"/>
    <w:rsid w:val="00DC64D0"/>
    <w:rsid w:val="00DD44C5"/>
    <w:rsid w:val="00DE633B"/>
    <w:rsid w:val="00DE6ED8"/>
    <w:rsid w:val="00E03185"/>
    <w:rsid w:val="00E031B1"/>
    <w:rsid w:val="00E27CBF"/>
    <w:rsid w:val="00E31EB1"/>
    <w:rsid w:val="00E461A9"/>
    <w:rsid w:val="00E4768B"/>
    <w:rsid w:val="00E518F4"/>
    <w:rsid w:val="00EB72B4"/>
    <w:rsid w:val="00EC3F58"/>
    <w:rsid w:val="00EC441B"/>
    <w:rsid w:val="00ED1227"/>
    <w:rsid w:val="00F07991"/>
    <w:rsid w:val="00F10191"/>
    <w:rsid w:val="00F21331"/>
    <w:rsid w:val="00F27E1F"/>
    <w:rsid w:val="00F67B67"/>
    <w:rsid w:val="00F710BA"/>
    <w:rsid w:val="00F72944"/>
    <w:rsid w:val="00F869EE"/>
    <w:rsid w:val="00F90EA2"/>
    <w:rsid w:val="00FA269D"/>
    <w:rsid w:val="00FA4E52"/>
    <w:rsid w:val="00FC0B00"/>
    <w:rsid w:val="00FF264E"/>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B493B6"/>
  <w15:docId w15:val="{ACE62A93-2CB7-4475-A9CF-E406A8A74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3A0D"/>
    <w:pPr>
      <w:spacing w:after="0"/>
    </w:pPr>
    <w:rPr>
      <w:rFonts w:ascii="Verdana" w:hAnsi="Verdana"/>
      <w:sz w:val="20"/>
    </w:rPr>
  </w:style>
  <w:style w:type="paragraph" w:styleId="Heading1">
    <w:name w:val="heading 1"/>
    <w:aliases w:val="Titre 1 NLSE"/>
    <w:basedOn w:val="Normal"/>
    <w:next w:val="Normal"/>
    <w:link w:val="Heading1Char"/>
    <w:qFormat/>
    <w:rsid w:val="00F21331"/>
    <w:pPr>
      <w:keepNext/>
      <w:keepLines/>
      <w:numPr>
        <w:numId w:val="1"/>
      </w:numPr>
      <w:spacing w:before="240" w:after="240"/>
      <w:outlineLvl w:val="0"/>
    </w:pPr>
    <w:rPr>
      <w:rFonts w:eastAsiaTheme="majorEastAsia" w:cstheme="majorBidi"/>
      <w:b/>
      <w:bCs/>
      <w:color w:val="72BF44" w:themeColor="accent1"/>
      <w:sz w:val="48"/>
      <w:szCs w:val="28"/>
    </w:rPr>
  </w:style>
  <w:style w:type="paragraph" w:styleId="Heading2">
    <w:name w:val="heading 2"/>
    <w:aliases w:val="Titre 2 NLSE,Sub section title,H2,2,Attribute Heading 2,h2,(Alt+2),heading2,heading h2,Project 2,H2&lt;------------------,RFS 2"/>
    <w:basedOn w:val="Normal"/>
    <w:next w:val="Normal"/>
    <w:link w:val="Heading2Char"/>
    <w:unhideWhenUsed/>
    <w:qFormat/>
    <w:rsid w:val="00F21331"/>
    <w:pPr>
      <w:keepNext/>
      <w:keepLines/>
      <w:numPr>
        <w:ilvl w:val="1"/>
        <w:numId w:val="1"/>
      </w:numPr>
      <w:spacing w:before="120" w:after="120"/>
      <w:outlineLvl w:val="1"/>
    </w:pPr>
    <w:rPr>
      <w:rFonts w:eastAsiaTheme="majorEastAsia" w:cstheme="majorBidi"/>
      <w:b/>
      <w:bCs/>
      <w:sz w:val="32"/>
      <w:szCs w:val="26"/>
    </w:rPr>
  </w:style>
  <w:style w:type="paragraph" w:styleId="Heading3">
    <w:name w:val="heading 3"/>
    <w:aliases w:val="Titre 3 NLSE"/>
    <w:basedOn w:val="Normal"/>
    <w:next w:val="Normal"/>
    <w:link w:val="Heading3Char"/>
    <w:unhideWhenUsed/>
    <w:qFormat/>
    <w:rsid w:val="00604744"/>
    <w:pPr>
      <w:keepNext/>
      <w:keepLines/>
      <w:numPr>
        <w:ilvl w:val="2"/>
        <w:numId w:val="1"/>
      </w:numPr>
      <w:spacing w:before="120" w:after="120"/>
      <w:outlineLvl w:val="2"/>
    </w:pPr>
    <w:rPr>
      <w:rFonts w:eastAsiaTheme="majorEastAsia" w:cstheme="majorBidi"/>
      <w:b/>
      <w:bCs/>
      <w:color w:val="000000" w:themeColor="text1"/>
      <w:sz w:val="24"/>
    </w:rPr>
  </w:style>
  <w:style w:type="paragraph" w:styleId="Heading4">
    <w:name w:val="heading 4"/>
    <w:aliases w:val="Titre 4 NLSE"/>
    <w:basedOn w:val="Normal"/>
    <w:next w:val="Normal"/>
    <w:link w:val="Heading4Char"/>
    <w:unhideWhenUsed/>
    <w:qFormat/>
    <w:rsid w:val="00604744"/>
    <w:pPr>
      <w:keepNext/>
      <w:keepLines/>
      <w:numPr>
        <w:ilvl w:val="3"/>
        <w:numId w:val="1"/>
      </w:numPr>
      <w:spacing w:before="120" w:after="120"/>
      <w:outlineLvl w:val="3"/>
    </w:pPr>
    <w:rPr>
      <w:rFonts w:eastAsiaTheme="majorEastAsia" w:cstheme="majorBidi"/>
      <w:b/>
      <w:bCs/>
      <w:iCs/>
      <w:color w:val="000000" w:themeColor="text1"/>
      <w:sz w:val="22"/>
    </w:rPr>
  </w:style>
  <w:style w:type="paragraph" w:styleId="Heading5">
    <w:name w:val="heading 5"/>
    <w:aliases w:val="Titre 5 NLSE,h5"/>
    <w:basedOn w:val="Normal"/>
    <w:next w:val="Normal"/>
    <w:link w:val="Heading5Char"/>
    <w:unhideWhenUsed/>
    <w:qFormat/>
    <w:rsid w:val="00604744"/>
    <w:pPr>
      <w:keepNext/>
      <w:keepLines/>
      <w:numPr>
        <w:ilvl w:val="4"/>
        <w:numId w:val="1"/>
      </w:numPr>
      <w:spacing w:before="120" w:after="120"/>
      <w:outlineLvl w:val="4"/>
    </w:pPr>
    <w:rPr>
      <w:rFonts w:eastAsiaTheme="majorEastAsia" w:cstheme="majorBidi"/>
      <w:color w:val="000000" w:themeColor="text1"/>
      <w:sz w:val="22"/>
    </w:rPr>
  </w:style>
  <w:style w:type="paragraph" w:styleId="Heading6">
    <w:name w:val="heading 6"/>
    <w:aliases w:val="Titre 6 NLSE,h6"/>
    <w:basedOn w:val="Normal"/>
    <w:next w:val="Normal"/>
    <w:link w:val="Heading6Char"/>
    <w:unhideWhenUsed/>
    <w:qFormat/>
    <w:rsid w:val="00F67B67"/>
    <w:pPr>
      <w:keepNext/>
      <w:keepLines/>
      <w:numPr>
        <w:ilvl w:val="5"/>
        <w:numId w:val="1"/>
      </w:numPr>
      <w:spacing w:before="200"/>
      <w:outlineLvl w:val="5"/>
    </w:pPr>
    <w:rPr>
      <w:rFonts w:asciiTheme="majorHAnsi" w:eastAsiaTheme="majorEastAsia" w:hAnsiTheme="majorHAnsi" w:cstheme="majorBidi"/>
      <w:i/>
      <w:iCs/>
      <w:color w:val="385F21" w:themeColor="accent1" w:themeShade="7F"/>
    </w:rPr>
  </w:style>
  <w:style w:type="paragraph" w:styleId="Heading7">
    <w:name w:val="heading 7"/>
    <w:aliases w:val="Titre 7 NLSE,h7"/>
    <w:basedOn w:val="Normal"/>
    <w:next w:val="Normal"/>
    <w:link w:val="Heading7Char"/>
    <w:unhideWhenUsed/>
    <w:qFormat/>
    <w:rsid w:val="00F67B6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Titre 8 NLSE,h8"/>
    <w:basedOn w:val="Normal"/>
    <w:next w:val="Normal"/>
    <w:link w:val="Heading8Char"/>
    <w:unhideWhenUsed/>
    <w:qFormat/>
    <w:rsid w:val="00F67B67"/>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aliases w:val="h9"/>
    <w:basedOn w:val="Normal"/>
    <w:next w:val="Normal"/>
    <w:link w:val="Heading9Char"/>
    <w:unhideWhenUsed/>
    <w:qFormat/>
    <w:rsid w:val="00F67B67"/>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NLSE Char"/>
    <w:basedOn w:val="DefaultParagraphFont"/>
    <w:link w:val="Heading1"/>
    <w:uiPriority w:val="9"/>
    <w:rsid w:val="00F21331"/>
    <w:rPr>
      <w:rFonts w:ascii="Verdana" w:eastAsiaTheme="majorEastAsia" w:hAnsi="Verdana" w:cstheme="majorBidi"/>
      <w:b/>
      <w:bCs/>
      <w:color w:val="72BF44" w:themeColor="accent1"/>
      <w:sz w:val="48"/>
      <w:szCs w:val="28"/>
    </w:rPr>
  </w:style>
  <w:style w:type="character" w:customStyle="1" w:styleId="Heading2Char">
    <w:name w:val="Heading 2 Char"/>
    <w:aliases w:val="Titre 2 NLSE Char,Sub section title Char,H2 Char,2 Char,Attribute Heading 2 Char,h2 Char,(Alt+2) Char,heading2 Char,heading h2 Char,Project 2 Char,H2&lt;------------------ Char,RFS 2 Char"/>
    <w:basedOn w:val="DefaultParagraphFont"/>
    <w:link w:val="Heading2"/>
    <w:uiPriority w:val="9"/>
    <w:rsid w:val="00F21331"/>
    <w:rPr>
      <w:rFonts w:ascii="Verdana" w:eastAsiaTheme="majorEastAsia" w:hAnsi="Verdana" w:cstheme="majorBidi"/>
      <w:b/>
      <w:bCs/>
      <w:sz w:val="32"/>
      <w:szCs w:val="26"/>
    </w:rPr>
  </w:style>
  <w:style w:type="character" w:customStyle="1" w:styleId="Heading3Char">
    <w:name w:val="Heading 3 Char"/>
    <w:aliases w:val="Titre 3 NLSE Char"/>
    <w:basedOn w:val="DefaultParagraphFont"/>
    <w:link w:val="Heading3"/>
    <w:uiPriority w:val="9"/>
    <w:rsid w:val="00604744"/>
    <w:rPr>
      <w:rFonts w:ascii="Verdana" w:eastAsiaTheme="majorEastAsia" w:hAnsi="Verdana" w:cstheme="majorBidi"/>
      <w:b/>
      <w:bCs/>
      <w:color w:val="000000" w:themeColor="text1"/>
      <w:sz w:val="24"/>
    </w:rPr>
  </w:style>
  <w:style w:type="character" w:customStyle="1" w:styleId="Heading4Char">
    <w:name w:val="Heading 4 Char"/>
    <w:aliases w:val="Titre 4 NLSE Char"/>
    <w:basedOn w:val="DefaultParagraphFont"/>
    <w:link w:val="Heading4"/>
    <w:uiPriority w:val="9"/>
    <w:rsid w:val="00604744"/>
    <w:rPr>
      <w:rFonts w:ascii="Verdana" w:eastAsiaTheme="majorEastAsia" w:hAnsi="Verdana" w:cstheme="majorBidi"/>
      <w:b/>
      <w:bCs/>
      <w:iCs/>
      <w:color w:val="000000" w:themeColor="text1"/>
    </w:rPr>
  </w:style>
  <w:style w:type="character" w:customStyle="1" w:styleId="Heading5Char">
    <w:name w:val="Heading 5 Char"/>
    <w:aliases w:val="Titre 5 NLSE Char,h5 Char"/>
    <w:basedOn w:val="DefaultParagraphFont"/>
    <w:link w:val="Heading5"/>
    <w:uiPriority w:val="9"/>
    <w:rsid w:val="00604744"/>
    <w:rPr>
      <w:rFonts w:ascii="Verdana" w:eastAsiaTheme="majorEastAsia" w:hAnsi="Verdana" w:cstheme="majorBidi"/>
      <w:color w:val="000000" w:themeColor="text1"/>
    </w:rPr>
  </w:style>
  <w:style w:type="character" w:customStyle="1" w:styleId="Heading6Char">
    <w:name w:val="Heading 6 Char"/>
    <w:aliases w:val="Titre 6 NLSE Char,h6 Char"/>
    <w:basedOn w:val="DefaultParagraphFont"/>
    <w:link w:val="Heading6"/>
    <w:uiPriority w:val="9"/>
    <w:semiHidden/>
    <w:rsid w:val="00F67B67"/>
    <w:rPr>
      <w:rFonts w:asciiTheme="majorHAnsi" w:eastAsiaTheme="majorEastAsia" w:hAnsiTheme="majorHAnsi" w:cstheme="majorBidi"/>
      <w:i/>
      <w:iCs/>
      <w:color w:val="385F21" w:themeColor="accent1" w:themeShade="7F"/>
      <w:sz w:val="20"/>
    </w:rPr>
  </w:style>
  <w:style w:type="character" w:customStyle="1" w:styleId="Heading7Char">
    <w:name w:val="Heading 7 Char"/>
    <w:aliases w:val="Titre 7 NLSE Char,h7 Char"/>
    <w:basedOn w:val="DefaultParagraphFont"/>
    <w:link w:val="Heading7"/>
    <w:uiPriority w:val="9"/>
    <w:semiHidden/>
    <w:rsid w:val="00F67B67"/>
    <w:rPr>
      <w:rFonts w:asciiTheme="majorHAnsi" w:eastAsiaTheme="majorEastAsia" w:hAnsiTheme="majorHAnsi" w:cstheme="majorBidi"/>
      <w:i/>
      <w:iCs/>
      <w:color w:val="404040" w:themeColor="text1" w:themeTint="BF"/>
      <w:sz w:val="20"/>
    </w:rPr>
  </w:style>
  <w:style w:type="character" w:customStyle="1" w:styleId="Heading8Char">
    <w:name w:val="Heading 8 Char"/>
    <w:aliases w:val="Titre 8 NLSE Char,h8 Char"/>
    <w:basedOn w:val="DefaultParagraphFont"/>
    <w:link w:val="Heading8"/>
    <w:uiPriority w:val="9"/>
    <w:semiHidden/>
    <w:rsid w:val="00F67B67"/>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
    <w:basedOn w:val="DefaultParagraphFont"/>
    <w:link w:val="Heading9"/>
    <w:uiPriority w:val="9"/>
    <w:semiHidden/>
    <w:rsid w:val="00F67B6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C1E51"/>
    <w:pPr>
      <w:numPr>
        <w:numId w:val="0"/>
      </w:numPr>
      <w:spacing w:before="480" w:after="0"/>
      <w:outlineLvl w:val="9"/>
    </w:pPr>
    <w:rPr>
      <w:rFonts w:asciiTheme="majorHAnsi" w:hAnsiTheme="majorHAnsi"/>
      <w:color w:val="549031" w:themeColor="accent1" w:themeShade="BF"/>
      <w:sz w:val="28"/>
      <w:lang w:eastAsia="fr-FR"/>
    </w:rPr>
  </w:style>
  <w:style w:type="paragraph" w:styleId="TOC1">
    <w:name w:val="toc 1"/>
    <w:basedOn w:val="Normal"/>
    <w:next w:val="Normal"/>
    <w:autoRedefine/>
    <w:uiPriority w:val="39"/>
    <w:unhideWhenUsed/>
    <w:rsid w:val="003D3FE2"/>
    <w:pPr>
      <w:tabs>
        <w:tab w:val="left" w:pos="440"/>
        <w:tab w:val="right" w:leader="dot" w:pos="9062"/>
      </w:tabs>
      <w:spacing w:after="100"/>
    </w:pPr>
    <w:rPr>
      <w:b/>
      <w:noProof/>
      <w:color w:val="000000" w:themeColor="text1"/>
      <w:sz w:val="24"/>
    </w:rPr>
  </w:style>
  <w:style w:type="paragraph" w:styleId="TOC2">
    <w:name w:val="toc 2"/>
    <w:basedOn w:val="Normal"/>
    <w:next w:val="Normal"/>
    <w:autoRedefine/>
    <w:uiPriority w:val="39"/>
    <w:unhideWhenUsed/>
    <w:rsid w:val="003D3FE2"/>
    <w:pPr>
      <w:tabs>
        <w:tab w:val="left" w:pos="880"/>
        <w:tab w:val="right" w:leader="dot" w:pos="9060"/>
      </w:tabs>
      <w:spacing w:after="100"/>
      <w:ind w:left="220"/>
    </w:pPr>
    <w:rPr>
      <w:noProof/>
      <w:color w:val="505050" w:themeColor="accent3"/>
      <w:sz w:val="22"/>
    </w:rPr>
  </w:style>
  <w:style w:type="paragraph" w:styleId="TOC3">
    <w:name w:val="toc 3"/>
    <w:basedOn w:val="Normal"/>
    <w:next w:val="Normal"/>
    <w:autoRedefine/>
    <w:uiPriority w:val="39"/>
    <w:unhideWhenUsed/>
    <w:rsid w:val="003D3FE2"/>
    <w:pPr>
      <w:tabs>
        <w:tab w:val="left" w:pos="1320"/>
        <w:tab w:val="right" w:leader="dot" w:pos="9062"/>
      </w:tabs>
      <w:spacing w:after="100"/>
      <w:ind w:left="440"/>
    </w:pPr>
    <w:rPr>
      <w:noProof/>
    </w:rPr>
  </w:style>
  <w:style w:type="character" w:styleId="Hyperlink">
    <w:name w:val="Hyperlink"/>
    <w:basedOn w:val="DefaultParagraphFont"/>
    <w:uiPriority w:val="99"/>
    <w:unhideWhenUsed/>
    <w:rsid w:val="004C1E51"/>
    <w:rPr>
      <w:color w:val="DFE0E1" w:themeColor="hyperlink"/>
      <w:u w:val="single"/>
    </w:rPr>
  </w:style>
  <w:style w:type="paragraph" w:styleId="BalloonText">
    <w:name w:val="Balloon Text"/>
    <w:basedOn w:val="Normal"/>
    <w:link w:val="BalloonTextChar"/>
    <w:uiPriority w:val="99"/>
    <w:semiHidden/>
    <w:unhideWhenUsed/>
    <w:rsid w:val="004C1E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E51"/>
    <w:rPr>
      <w:rFonts w:ascii="Tahoma" w:hAnsi="Tahoma" w:cs="Tahoma"/>
      <w:sz w:val="16"/>
      <w:szCs w:val="16"/>
    </w:rPr>
  </w:style>
  <w:style w:type="paragraph" w:styleId="TOC4">
    <w:name w:val="toc 4"/>
    <w:basedOn w:val="Normal"/>
    <w:next w:val="Normal"/>
    <w:autoRedefine/>
    <w:uiPriority w:val="39"/>
    <w:unhideWhenUsed/>
    <w:rsid w:val="003D3FE2"/>
    <w:pPr>
      <w:tabs>
        <w:tab w:val="left" w:pos="1760"/>
        <w:tab w:val="right" w:leader="dot" w:pos="9060"/>
      </w:tabs>
      <w:spacing w:after="100"/>
      <w:ind w:left="660"/>
    </w:pPr>
    <w:rPr>
      <w:noProof/>
      <w:color w:val="505050" w:themeColor="accent3"/>
    </w:rPr>
  </w:style>
  <w:style w:type="paragraph" w:styleId="Header">
    <w:name w:val="header"/>
    <w:basedOn w:val="Normal"/>
    <w:link w:val="HeaderChar"/>
    <w:uiPriority w:val="99"/>
    <w:unhideWhenUsed/>
    <w:rsid w:val="00AA70EE"/>
    <w:pPr>
      <w:tabs>
        <w:tab w:val="center" w:pos="4536"/>
        <w:tab w:val="right" w:pos="9072"/>
      </w:tabs>
      <w:spacing w:line="240" w:lineRule="auto"/>
    </w:pPr>
  </w:style>
  <w:style w:type="character" w:customStyle="1" w:styleId="HeaderChar">
    <w:name w:val="Header Char"/>
    <w:basedOn w:val="DefaultParagraphFont"/>
    <w:link w:val="Header"/>
    <w:uiPriority w:val="99"/>
    <w:rsid w:val="00AA70EE"/>
    <w:rPr>
      <w:rFonts w:ascii="Verdana" w:hAnsi="Verdana"/>
    </w:rPr>
  </w:style>
  <w:style w:type="paragraph" w:styleId="Footer">
    <w:name w:val="footer"/>
    <w:basedOn w:val="Normal"/>
    <w:link w:val="FooterChar"/>
    <w:uiPriority w:val="99"/>
    <w:unhideWhenUsed/>
    <w:rsid w:val="00AA70EE"/>
    <w:pPr>
      <w:tabs>
        <w:tab w:val="center" w:pos="4536"/>
        <w:tab w:val="right" w:pos="9072"/>
      </w:tabs>
      <w:spacing w:line="240" w:lineRule="auto"/>
    </w:pPr>
  </w:style>
  <w:style w:type="character" w:customStyle="1" w:styleId="FooterChar">
    <w:name w:val="Footer Char"/>
    <w:basedOn w:val="DefaultParagraphFont"/>
    <w:link w:val="Footer"/>
    <w:uiPriority w:val="99"/>
    <w:rsid w:val="00AA70EE"/>
    <w:rPr>
      <w:rFonts w:ascii="Verdana" w:hAnsi="Verdana"/>
    </w:rPr>
  </w:style>
  <w:style w:type="table" w:styleId="TableGrid">
    <w:name w:val="Table Grid"/>
    <w:basedOn w:val="TableNormal"/>
    <w:uiPriority w:val="59"/>
    <w:rsid w:val="00137E6F"/>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PTBODY">
    <w:name w:val="10PT BODY"/>
    <w:basedOn w:val="Normal"/>
    <w:link w:val="10PTBODYChar"/>
    <w:qFormat/>
    <w:rsid w:val="00C44BC3"/>
    <w:pPr>
      <w:spacing w:after="78" w:line="225" w:lineRule="exact"/>
      <w:ind w:right="68"/>
    </w:pPr>
    <w:rPr>
      <w:rFonts w:cs="Verdana"/>
      <w:color w:val="000000"/>
      <w:szCs w:val="20"/>
      <w:lang w:val="en-GB"/>
    </w:rPr>
  </w:style>
  <w:style w:type="character" w:customStyle="1" w:styleId="10PTBODYChar">
    <w:name w:val="10PT BODY Char"/>
    <w:basedOn w:val="DefaultParagraphFont"/>
    <w:link w:val="10PTBODY"/>
    <w:rsid w:val="00C44BC3"/>
    <w:rPr>
      <w:rFonts w:ascii="Verdana" w:hAnsi="Verdana" w:cs="Verdana"/>
      <w:color w:val="000000"/>
      <w:sz w:val="20"/>
      <w:szCs w:val="20"/>
      <w:lang w:val="en-GB"/>
    </w:rPr>
  </w:style>
  <w:style w:type="paragraph" w:styleId="TOC5">
    <w:name w:val="toc 5"/>
    <w:basedOn w:val="Normal"/>
    <w:next w:val="Normal"/>
    <w:autoRedefine/>
    <w:uiPriority w:val="39"/>
    <w:unhideWhenUsed/>
    <w:rsid w:val="003D3FE2"/>
    <w:pPr>
      <w:spacing w:after="100"/>
      <w:ind w:left="800"/>
    </w:pPr>
  </w:style>
  <w:style w:type="paragraph" w:styleId="ListParagraph">
    <w:name w:val="List Paragraph"/>
    <w:basedOn w:val="Normal"/>
    <w:uiPriority w:val="34"/>
    <w:qFormat/>
    <w:rsid w:val="00F27E1F"/>
    <w:pPr>
      <w:ind w:left="720"/>
      <w:contextualSpacing/>
    </w:pPr>
  </w:style>
  <w:style w:type="numbering" w:customStyle="1" w:styleId="Style1">
    <w:name w:val="Style1"/>
    <w:uiPriority w:val="99"/>
    <w:rsid w:val="00F21331"/>
    <w:pPr>
      <w:numPr>
        <w:numId w:val="13"/>
      </w:numPr>
    </w:pPr>
  </w:style>
  <w:style w:type="table" w:styleId="LightList-Accent1">
    <w:name w:val="Light List Accent 1"/>
    <w:basedOn w:val="TableNormal"/>
    <w:uiPriority w:val="61"/>
    <w:rsid w:val="002115F5"/>
    <w:pPr>
      <w:spacing w:after="0" w:line="240" w:lineRule="auto"/>
    </w:pPr>
    <w:tblPr>
      <w:tblStyleRowBandSize w:val="1"/>
      <w:tblStyleColBandSize w:val="1"/>
      <w:tblBorders>
        <w:top w:val="single" w:sz="8" w:space="0" w:color="72BF44" w:themeColor="accent1"/>
        <w:left w:val="single" w:sz="8" w:space="0" w:color="72BF44" w:themeColor="accent1"/>
        <w:bottom w:val="single" w:sz="8" w:space="0" w:color="72BF44" w:themeColor="accent1"/>
        <w:right w:val="single" w:sz="8" w:space="0" w:color="72BF44" w:themeColor="accent1"/>
      </w:tblBorders>
    </w:tblPr>
    <w:tblStylePr w:type="firstRow">
      <w:pPr>
        <w:spacing w:before="0" w:after="0" w:line="240" w:lineRule="auto"/>
      </w:pPr>
      <w:rPr>
        <w:b/>
        <w:bCs/>
        <w:color w:val="FFFFFF" w:themeColor="background1"/>
      </w:rPr>
      <w:tblPr/>
      <w:tcPr>
        <w:shd w:val="clear" w:color="auto" w:fill="72BF44" w:themeFill="accent1"/>
      </w:tcPr>
    </w:tblStylePr>
    <w:tblStylePr w:type="lastRow">
      <w:pPr>
        <w:spacing w:before="0" w:after="0" w:line="240" w:lineRule="auto"/>
      </w:pPr>
      <w:rPr>
        <w:b/>
        <w:bCs/>
      </w:rPr>
      <w:tblPr/>
      <w:tcPr>
        <w:tcBorders>
          <w:top w:val="double" w:sz="6" w:space="0" w:color="72BF44" w:themeColor="accent1"/>
          <w:left w:val="single" w:sz="8" w:space="0" w:color="72BF44" w:themeColor="accent1"/>
          <w:bottom w:val="single" w:sz="8" w:space="0" w:color="72BF44" w:themeColor="accent1"/>
          <w:right w:val="single" w:sz="8" w:space="0" w:color="72BF44" w:themeColor="accent1"/>
        </w:tcBorders>
      </w:tcPr>
    </w:tblStylePr>
    <w:tblStylePr w:type="firstCol">
      <w:rPr>
        <w:b/>
        <w:bCs/>
      </w:rPr>
    </w:tblStylePr>
    <w:tblStylePr w:type="lastCol">
      <w:rPr>
        <w:b/>
        <w:bCs/>
      </w:rPr>
    </w:tblStylePr>
    <w:tblStylePr w:type="band1Vert">
      <w:tblPr/>
      <w:tcPr>
        <w:tcBorders>
          <w:top w:val="single" w:sz="8" w:space="0" w:color="72BF44" w:themeColor="accent1"/>
          <w:left w:val="single" w:sz="8" w:space="0" w:color="72BF44" w:themeColor="accent1"/>
          <w:bottom w:val="single" w:sz="8" w:space="0" w:color="72BF44" w:themeColor="accent1"/>
          <w:right w:val="single" w:sz="8" w:space="0" w:color="72BF44" w:themeColor="accent1"/>
        </w:tcBorders>
      </w:tcPr>
    </w:tblStylePr>
    <w:tblStylePr w:type="band1Horz">
      <w:tblPr/>
      <w:tcPr>
        <w:tcBorders>
          <w:top w:val="single" w:sz="8" w:space="0" w:color="72BF44" w:themeColor="accent1"/>
          <w:left w:val="single" w:sz="8" w:space="0" w:color="72BF44" w:themeColor="accent1"/>
          <w:bottom w:val="single" w:sz="8" w:space="0" w:color="72BF44" w:themeColor="accent1"/>
          <w:right w:val="single" w:sz="8" w:space="0" w:color="72BF44" w:themeColor="accent1"/>
        </w:tcBorders>
      </w:tcPr>
    </w:tblStylePr>
  </w:style>
  <w:style w:type="character" w:styleId="Emphasis">
    <w:name w:val="Emphasis"/>
    <w:basedOn w:val="DefaultParagraphFont"/>
    <w:uiPriority w:val="20"/>
    <w:qFormat/>
    <w:rsid w:val="005269BD"/>
    <w:rPr>
      <w:i/>
      <w:iCs/>
    </w:rPr>
  </w:style>
  <w:style w:type="character" w:customStyle="1" w:styleId="apple-converted-space">
    <w:name w:val="apple-converted-space"/>
    <w:basedOn w:val="DefaultParagraphFont"/>
    <w:rsid w:val="0042659F"/>
  </w:style>
  <w:style w:type="paragraph" w:styleId="HTMLPreformatted">
    <w:name w:val="HTML Preformatted"/>
    <w:basedOn w:val="Normal"/>
    <w:link w:val="HTMLPreformattedChar"/>
    <w:uiPriority w:val="99"/>
    <w:semiHidden/>
    <w:unhideWhenUsed/>
    <w:rsid w:val="0068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fr-FR"/>
    </w:rPr>
  </w:style>
  <w:style w:type="character" w:customStyle="1" w:styleId="HTMLPreformattedChar">
    <w:name w:val="HTML Preformatted Char"/>
    <w:basedOn w:val="DefaultParagraphFont"/>
    <w:link w:val="HTMLPreformatted"/>
    <w:uiPriority w:val="99"/>
    <w:semiHidden/>
    <w:rsid w:val="00683E55"/>
    <w:rPr>
      <w:rFonts w:ascii="Courier New" w:eastAsia="Times New Roman" w:hAnsi="Courier New" w:cs="Courier New"/>
      <w:sz w:val="20"/>
      <w:szCs w:val="20"/>
      <w:lang w:eastAsia="fr-FR"/>
    </w:rPr>
  </w:style>
  <w:style w:type="character" w:styleId="CommentReference">
    <w:name w:val="annotation reference"/>
    <w:basedOn w:val="DefaultParagraphFont"/>
    <w:uiPriority w:val="99"/>
    <w:semiHidden/>
    <w:unhideWhenUsed/>
    <w:rsid w:val="00686CD3"/>
    <w:rPr>
      <w:sz w:val="16"/>
      <w:szCs w:val="16"/>
    </w:rPr>
  </w:style>
  <w:style w:type="paragraph" w:styleId="CommentText">
    <w:name w:val="annotation text"/>
    <w:basedOn w:val="Normal"/>
    <w:link w:val="CommentTextChar"/>
    <w:uiPriority w:val="99"/>
    <w:semiHidden/>
    <w:unhideWhenUsed/>
    <w:rsid w:val="00686CD3"/>
    <w:pPr>
      <w:spacing w:line="240" w:lineRule="auto"/>
    </w:pPr>
    <w:rPr>
      <w:szCs w:val="20"/>
      <w:lang w:val="en-GB"/>
    </w:rPr>
  </w:style>
  <w:style w:type="character" w:customStyle="1" w:styleId="CommentTextChar">
    <w:name w:val="Comment Text Char"/>
    <w:basedOn w:val="DefaultParagraphFont"/>
    <w:link w:val="CommentText"/>
    <w:uiPriority w:val="99"/>
    <w:semiHidden/>
    <w:rsid w:val="00686CD3"/>
    <w:rPr>
      <w:rFonts w:ascii="Verdana" w:hAnsi="Verdana"/>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041070">
      <w:bodyDiv w:val="1"/>
      <w:marLeft w:val="0"/>
      <w:marRight w:val="0"/>
      <w:marTop w:val="0"/>
      <w:marBottom w:val="0"/>
      <w:divBdr>
        <w:top w:val="none" w:sz="0" w:space="0" w:color="auto"/>
        <w:left w:val="none" w:sz="0" w:space="0" w:color="auto"/>
        <w:bottom w:val="none" w:sz="0" w:space="0" w:color="auto"/>
        <w:right w:val="none" w:sz="0" w:space="0" w:color="auto"/>
      </w:divBdr>
    </w:div>
    <w:div w:id="899704486">
      <w:bodyDiv w:val="1"/>
      <w:marLeft w:val="0"/>
      <w:marRight w:val="0"/>
      <w:marTop w:val="0"/>
      <w:marBottom w:val="0"/>
      <w:divBdr>
        <w:top w:val="none" w:sz="0" w:space="0" w:color="auto"/>
        <w:left w:val="none" w:sz="0" w:space="0" w:color="auto"/>
        <w:bottom w:val="none" w:sz="0" w:space="0" w:color="auto"/>
        <w:right w:val="none" w:sz="0" w:space="0" w:color="auto"/>
      </w:divBdr>
      <w:divsChild>
        <w:div w:id="2008089118">
          <w:marLeft w:val="0"/>
          <w:marRight w:val="0"/>
          <w:marTop w:val="0"/>
          <w:marBottom w:val="0"/>
          <w:divBdr>
            <w:top w:val="none" w:sz="0" w:space="0" w:color="auto"/>
            <w:left w:val="none" w:sz="0" w:space="0" w:color="auto"/>
            <w:bottom w:val="none" w:sz="0" w:space="0" w:color="auto"/>
            <w:right w:val="none" w:sz="0" w:space="0" w:color="auto"/>
          </w:divBdr>
        </w:div>
      </w:divsChild>
    </w:div>
    <w:div w:id="1028290381">
      <w:bodyDiv w:val="1"/>
      <w:marLeft w:val="0"/>
      <w:marRight w:val="0"/>
      <w:marTop w:val="0"/>
      <w:marBottom w:val="0"/>
      <w:divBdr>
        <w:top w:val="none" w:sz="0" w:space="0" w:color="auto"/>
        <w:left w:val="none" w:sz="0" w:space="0" w:color="auto"/>
        <w:bottom w:val="none" w:sz="0" w:space="0" w:color="auto"/>
        <w:right w:val="none" w:sz="0" w:space="0" w:color="auto"/>
      </w:divBdr>
    </w:div>
    <w:div w:id="1052312242">
      <w:bodyDiv w:val="1"/>
      <w:marLeft w:val="0"/>
      <w:marRight w:val="0"/>
      <w:marTop w:val="0"/>
      <w:marBottom w:val="0"/>
      <w:divBdr>
        <w:top w:val="none" w:sz="0" w:space="0" w:color="auto"/>
        <w:left w:val="none" w:sz="0" w:space="0" w:color="auto"/>
        <w:bottom w:val="none" w:sz="0" w:space="0" w:color="auto"/>
        <w:right w:val="none" w:sz="0" w:space="0" w:color="auto"/>
      </w:divBdr>
    </w:div>
    <w:div w:id="1561748555">
      <w:bodyDiv w:val="1"/>
      <w:marLeft w:val="0"/>
      <w:marRight w:val="0"/>
      <w:marTop w:val="0"/>
      <w:marBottom w:val="0"/>
      <w:divBdr>
        <w:top w:val="none" w:sz="0" w:space="0" w:color="auto"/>
        <w:left w:val="none" w:sz="0" w:space="0" w:color="auto"/>
        <w:bottom w:val="none" w:sz="0" w:space="0" w:color="auto"/>
        <w:right w:val="none" w:sz="0" w:space="0" w:color="auto"/>
      </w:divBdr>
    </w:div>
    <w:div w:id="1665889185">
      <w:bodyDiv w:val="1"/>
      <w:marLeft w:val="0"/>
      <w:marRight w:val="0"/>
      <w:marTop w:val="0"/>
      <w:marBottom w:val="0"/>
      <w:divBdr>
        <w:top w:val="none" w:sz="0" w:space="0" w:color="auto"/>
        <w:left w:val="none" w:sz="0" w:space="0" w:color="auto"/>
        <w:bottom w:val="none" w:sz="0" w:space="0" w:color="auto"/>
        <w:right w:val="none" w:sz="0" w:space="0" w:color="auto"/>
      </w:divBdr>
    </w:div>
    <w:div w:id="2086026946">
      <w:bodyDiv w:val="1"/>
      <w:marLeft w:val="0"/>
      <w:marRight w:val="0"/>
      <w:marTop w:val="0"/>
      <w:marBottom w:val="0"/>
      <w:divBdr>
        <w:top w:val="none" w:sz="0" w:space="0" w:color="auto"/>
        <w:left w:val="none" w:sz="0" w:space="0" w:color="auto"/>
        <w:bottom w:val="none" w:sz="0" w:space="0" w:color="auto"/>
        <w:right w:val="none" w:sz="0" w:space="0" w:color="auto"/>
      </w:divBdr>
    </w:div>
    <w:div w:id="2119178225">
      <w:bodyDiv w:val="1"/>
      <w:marLeft w:val="0"/>
      <w:marRight w:val="0"/>
      <w:marTop w:val="0"/>
      <w:marBottom w:val="0"/>
      <w:divBdr>
        <w:top w:val="none" w:sz="0" w:space="0" w:color="auto"/>
        <w:left w:val="none" w:sz="0" w:space="0" w:color="auto"/>
        <w:bottom w:val="none" w:sz="0" w:space="0" w:color="auto"/>
        <w:right w:val="none" w:sz="0" w:space="0" w:color="auto"/>
      </w:divBdr>
    </w:div>
    <w:div w:id="2127769168">
      <w:bodyDiv w:val="1"/>
      <w:marLeft w:val="0"/>
      <w:marRight w:val="0"/>
      <w:marTop w:val="0"/>
      <w:marBottom w:val="0"/>
      <w:divBdr>
        <w:top w:val="none" w:sz="0" w:space="0" w:color="auto"/>
        <w:left w:val="none" w:sz="0" w:space="0" w:color="auto"/>
        <w:bottom w:val="none" w:sz="0" w:space="0" w:color="auto"/>
        <w:right w:val="none" w:sz="0" w:space="0" w:color="auto"/>
      </w:divBdr>
      <w:divsChild>
        <w:div w:id="956527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git3.fsoft.com.vn/fsoft/glc-training/tree/project/weathercheckin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insight.fsoft.com.vn/confluence/display/TESLA/GIT+MODEL+RULES"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microsoft.com/office/2011/relationships/people" Target="people.xml"/></Relationships>
</file>

<file path=word/theme/theme1.xml><?xml version="1.0" encoding="utf-8"?>
<a:theme xmlns:a="http://schemas.openxmlformats.org/drawingml/2006/main" name="Thème Office">
  <a:themeElements>
    <a:clrScheme name="Neopost 2015">
      <a:dk1>
        <a:srgbClr val="000000"/>
      </a:dk1>
      <a:lt1>
        <a:srgbClr val="FFFFFF"/>
      </a:lt1>
      <a:dk2>
        <a:srgbClr val="72BF44"/>
      </a:dk2>
      <a:lt2>
        <a:srgbClr val="EEECE1"/>
      </a:lt2>
      <a:accent1>
        <a:srgbClr val="72BF44"/>
      </a:accent1>
      <a:accent2>
        <a:srgbClr val="F07D23"/>
      </a:accent2>
      <a:accent3>
        <a:srgbClr val="505050"/>
      </a:accent3>
      <a:accent4>
        <a:srgbClr val="E63264"/>
      </a:accent4>
      <a:accent5>
        <a:srgbClr val="05B9F0"/>
      </a:accent5>
      <a:accent6>
        <a:srgbClr val="2D2D64"/>
      </a:accent6>
      <a:hlink>
        <a:srgbClr val="DFE0E1"/>
      </a:hlink>
      <a:folHlink>
        <a:srgbClr val="EEEEE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87A55-0BE5-4652-B7A9-BF5CBB906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8</Pages>
  <Words>4096</Words>
  <Characters>23349</Characters>
  <Application>Microsoft Office Word</Application>
  <DocSecurity>0</DocSecurity>
  <Lines>194</Lines>
  <Paragraphs>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MIG – Training sample project</vt:lpstr>
      <vt:lpstr>Escalus - Best practices of architecture &amp; implementation</vt:lpstr>
    </vt:vector>
  </TitlesOfParts>
  <Company>Microsoft</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MIG – Training sample project</dc:title>
  <dc:creator>ABRIEU Aurelien</dc:creator>
  <cp:keywords>Best practices;Escalus</cp:keywords>
  <cp:lastModifiedBy>Tran Ngoc Ha (ICS.GLC)</cp:lastModifiedBy>
  <cp:revision>4</cp:revision>
  <cp:lastPrinted>2014-11-13T15:14:00Z</cp:lastPrinted>
  <dcterms:created xsi:type="dcterms:W3CDTF">2021-02-01T02:20:00Z</dcterms:created>
  <dcterms:modified xsi:type="dcterms:W3CDTF">2021-02-01T03:06:00Z</dcterms:modified>
</cp:coreProperties>
</file>